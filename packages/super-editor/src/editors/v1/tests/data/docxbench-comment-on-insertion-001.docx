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The Provider shall deliver the goods </w:t>
      </w:r>
      <w:ins w:id="60" w:author="J. Prior" w:date="2026-06-10T00:00:00Z">
        <w:r>
          <w:t xml:space="preserve">within thirty days</w:t>
        </w:r>
      </w:ins>
      <w:r>
        <w:t xml:space="preserve"> of the effective date.</w:t>
      </w:r>
    </w:p>
    <w:p>
      <w:commentRangeStart w:id="0"/>
      <w:r>
        <w:t xml:space="preserve">This agreement is final</w:t>
      </w:r>
      <w:commentRangeEnd w:id="0"/>
      <w:r>
        <w:commentReference w:id="0"/>
      </w:r>
      <w:r>
        <w:t xml:space="preserve">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K. Reviewer" w:date="2026-06-09T00:00:00Z" w:initials="KR">
    <w:p>
      <w:r>
        <w:t xml:space="preserve">Confirm the counterparty name.</w:t>
      </w:r>
    </w:p>
  </w:comment>
</w:comme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paragraph" w:styleId="CommentText">
    <w:name w:val="annotation text"/>
    <w:basedOn w:val="Normal"/>
  </w:style>
  <w:style w:type="character" w:styleId="CommentReference">
    <w:name w:val="annotation reference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
</file>