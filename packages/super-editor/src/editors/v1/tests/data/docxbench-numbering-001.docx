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numPr>
          <w:ilvl w:val="0"/>
          <w:numId w:val="1"/>
        </w:numPr>
      </w:pPr>
      <w:r>
        <w:t xml:space="preserve">First obligation.</w:t>
      </w:r>
    </w:p>
    <w:p>
      <w:pPr>
        <w:numPr>
          <w:ilvl w:val="0"/>
          <w:numId w:val="1"/>
        </w:numPr>
      </w:pPr>
      <w:r>
        <w:t xml:space="preserve">Second obligation</w:t>
      </w:r>
      <w:ins w:id="60" w:author="J. Prior" w:date="2026-06-10T00:00:00Z">
        <w:r>
          <w:t xml:space="preserve"> (as amended)</w:t>
        </w:r>
      </w:ins>
    </w:p>
    <w:p>
      <w:r>
        <w:t xml:space="preserve">Third obligation shall also apply.</w:t>
      </w:r>
    </w:p>
    <w:p>
      <w:r>
        <w:t xml:space="preserve">These terms are final.</w: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/>
  </w:docDefaults>
  <w:style w:type="paragraph" w:default="1" w:styleId="Normal">
    <w:name w:val="Normal"/>
    <w:qFormat/>
  </w:style>
  <w:style w:type="character" w:default="1" w:styleId="DefaultParagraphFont">
    <w:name w:val="Default Paragraph Font"/>
    <w:semiHidden/>
    <w:unhideWhenUsed/>
  </w:style>
  <w:style w:type="paragraph" w:styleId="CommentText">
    <w:name w:val="annotation text"/>
    <w:basedOn w:val="Normal"/>
  </w:style>
  <w:style w:type="character" w:styleId="CommentReference">
    <w:name w:val="annotation reference"/>
    <w:basedOn w:val="DefaultParagraphFont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4" Type="http://schemas.openxmlformats.org/officeDocument/2006/relationships/numbering" Target="numbering.xml"/>
</Relationships>

</file>