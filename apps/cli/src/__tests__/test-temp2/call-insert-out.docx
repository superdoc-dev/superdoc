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0E6136" w14:paraId="5903A8B7" w14:textId="3C8B1016" w:rsidR="000E6136" w:rsidP="000E6136" w:rsidRPr="00B55875">
      <w:pPr>
        <w:jc w:val="center"/>
        <w:rPr>
          <w:b/>
          <w:color w:val="A02B93"/>
          <w:sz w:val="40"/>
          <w:bCs/>
          <w:szCs w:val="40"/>
        </w:rPr>
      </w:pPr>
      <w:bookmarkStart w:id="0" w:name="_Toc359077853"/>
      <w:r w:rsidRPr="00B55875">
        <w:rPr>
          <w:b/>
          <w:color w:val="A02B93"/>
          <w:sz w:val="40"/>
          <w:bCs/>
          <w:szCs w:val="40"/>
        </w:rPr>
        <w:t>SuperDoc</w:t>
      </w:r>
      <w:r w:rsidRPr="00B55875">
        <w:rPr>
          <w:b/>
          <w:color w:val="A02B93"/>
          <w:sz w:val="40"/>
          <w:bCs/>
          <w:szCs w:val="40"/>
        </w:rPr>
        <w:t xml:space="preserve"> Advanced </w:t>
      </w:r>
      <w:r>
        <w:rPr>
          <w:b/>
          <w:color w:val="A02B93"/>
          <w:sz w:val="40"/>
          <w:bCs/>
          <w:szCs w:val="40"/>
        </w:rPr>
        <w:t>Text Formatting</w:t>
      </w:r>
    </w:p>
    <w:bookmarkEnd w:id="0"/>
    <w:p w:rsidRDefault="000E6136" w14:paraId="71812FFF" w14:textId="1189A11C" w:rsidR="000E6136" w:rsidP="000E6136" w:rsidRPr="000E6136">
      <w:pPr>
        <w:pStyle w:val="Heading2"/>
        <w:ind w:firstLine="0"/>
        <w:rPr>
          <w:b/>
          <w:color w:val="0F4761"/>
          <w:rFonts w:ascii="Arial" w:hAnsi="Arial" w:eastAsia="Arial" w:cs="Arial"/>
          <w:bCs/>
        </w:rPr>
      </w:pPr>
      <w:r>
        <w:rPr>
          <w:b/>
          <w:color w:val="0F4761"/>
          <w:rFonts w:ascii="Arial" w:hAnsi="Arial" w:eastAsia="Arial" w:cs="Arial"/>
          <w:bCs/>
        </w:rPr>
        <w:t>Formatting (heading 2 + bold)</w:t>
      </w:r>
      <w:r>
        <w:br/>
      </w:r>
    </w:p>
    <w:p w:rsidRDefault="000E6136" w14:paraId="041B498B" w14:textId="3D4FFB57" w:rsidR="000E6136" w:rsidP="000E6136" w:rsidRPr="000E6136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Let’s test out text formatting:</w:t>
      </w:r>
      <w:r>
        <w:br/>
      </w:r>
    </w:p>
    <w:p w:rsidRDefault="000E6136" w14:paraId="205F445A" w14:textId="2F16261E" w:rsidR="000E6136" w:rsidP="000E6136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Fortune favors the</w:t>
      </w:r>
      <w:r w:rsidRPr="000E6136">
        <w:rPr>
          <w:rFonts w:ascii="Arial" w:hAnsi="Arial" w:eastAsia="Arial" w:cs="Arial"/>
        </w:rPr>
        <w:t xml:space="preserve"> </w:t>
      </w:r>
      <w:r w:rsidRPr="000E6136">
        <w:rPr>
          <w:b/>
          <w:rFonts w:ascii="Arial" w:hAnsi="Arial" w:eastAsia="Arial" w:cs="Arial"/>
        </w:rPr>
        <w:t xml:space="preserve">bold, </w:t>
      </w:r>
      <w:r w:rsidRPr="000E6136">
        <w:rPr>
          <w:i/>
          <w:rFonts w:ascii="Arial" w:hAnsi="Arial" w:eastAsia="Arial" w:cs="Arial"/>
        </w:rPr>
        <w:t>italic</w:t>
      </w:r>
      <w:r>
        <w:rPr>
          <w:i/>
          <w:rFonts w:ascii="Arial" w:hAnsi="Arial" w:eastAsia="Arial" w:cs="Arial"/>
        </w:rPr>
        <w:t>s</w:t>
      </w:r>
      <w:r w:rsidRPr="000E6136">
        <w:rPr>
          <w:i/>
          <w:rFonts w:ascii="Arial" w:hAnsi="Arial" w:eastAsia="Arial" w:cs="Arial"/>
        </w:rPr>
        <w:t xml:space="preserve">, </w:t>
      </w:r>
      <w:r w:rsidRPr="000E6136">
        <w:rPr>
          <w:b/>
          <w:i/>
          <w:rFonts w:ascii="Arial" w:hAnsi="Arial" w:eastAsia="Arial" w:cs="Arial"/>
        </w:rPr>
        <w:t>bold-italic</w:t>
      </w:r>
      <w:r w:rsidRPr="000E6136">
        <w:rPr>
          <w:b/>
          <w:i/>
          <w:rFonts w:ascii="Arial" w:hAnsi="Arial" w:eastAsia="Arial" w:cs="Arial"/>
        </w:rPr>
        <w:t xml:space="preserve">, </w:t>
      </w:r>
      <w:r w:rsidRPr="000E6136">
        <w:rPr>
          <w:rFonts w:ascii="Arial" w:hAnsi="Arial" w:eastAsia="Arial" w:cs="Arial"/>
          <w:u w:val="single"/>
        </w:rPr>
        <w:t xml:space="preserve">underlined </w:t>
      </w:r>
      <w:r w:rsidRPr="000E6136">
        <w:rPr>
          <w:rFonts w:ascii="Arial" w:hAnsi="Arial" w:eastAsia="Arial" w:cs="Arial"/>
        </w:rPr>
        <w:t xml:space="preserve">and </w:t>
      </w:r>
      <w:r>
        <w:rPr>
          <w:strike/>
          <w:rFonts w:ascii="Arial" w:hAnsi="Arial" w:eastAsia="Arial" w:cs="Arial"/>
        </w:rPr>
        <w:t>strikethrough</w:t>
      </w:r>
      <w:r w:rsidRPr="000E6136">
        <w:rPr>
          <w:strike/>
          <w:rFonts w:ascii="Arial" w:hAnsi="Arial" w:eastAsia="Arial" w:cs="Arial"/>
        </w:rPr>
        <w:t xml:space="preserve"> </w:t>
      </w:r>
      <w:r w:rsidRPr="000E6136">
        <w:rPr>
          <w:rFonts w:ascii="Arial" w:hAnsi="Arial" w:eastAsia="Arial" w:cs="Arial"/>
        </w:rPr>
        <w:t xml:space="preserve"> text</w:t>
      </w:r>
      <w:r w:rsidRPr="000E6136">
        <w:rPr>
          <w:rFonts w:ascii="Arial" w:hAnsi="Arial" w:eastAsia="Arial" w:cs="Arial"/>
        </w:rPr>
        <w:t>.</w:t>
      </w:r>
    </w:p>
    <w:p w:rsidRDefault="000E6136" w14:paraId="5757885F" w14:textId="77777777" w:rsidR="000E6136" w:rsidP="000E6136">
      <w:pPr>
        <w:rPr>
          <w:rFonts w:ascii="Arial" w:hAnsi="Arial" w:cs="Arial"/>
        </w:rPr>
      </w:pPr>
    </w:p>
    <w:p w:rsidRDefault="000E6136" w14:paraId="288A3B01" w14:textId="22F86A63" w:rsidR="000E6136" w:rsidP="000E6136">
      <w:pPr>
        <w:rPr>
          <w:rFonts w:ascii="Apple Color Emoji" w:hAnsi="Apple Color Emoji" w:eastAsia="Apple Color Emoji" w:cs="Apple Color Emoji"/>
        </w:rPr>
      </w:pPr>
      <w:r w:rsidRPr="000E6136">
        <w:rPr>
          <w:rFonts w:ascii="Apple Color Emoji" w:hAnsi="Apple Color Emoji" w:eastAsia="Apple Color Emoji" w:cs="Apple Color Emoji"/>
        </w:rPr>
        <w:t>🦸</w:t>
      </w:r>
      <w:r w:rsidRPr="000E6136">
        <w:rPr>
          <w:rFonts w:ascii="Arial" w:hAnsi="Arial" w:eastAsia="Arial" w:cs="Arial"/>
        </w:rPr>
        <w:t>‍♂️</w:t>
      </w:r>
      <w:r>
        <w:rPr>
          <w:rFonts w:ascii="Arial" w:hAnsi="Arial" w:eastAsia="Arial" w:cs="Arial"/>
        </w:rPr>
        <w:t xml:space="preserve"> Clark Kent uses</w:t>
      </w:r>
      <w:r w:rsidRPr="000E6136">
        <w:rPr>
          <w:rFonts w:ascii="Arial" w:hAnsi="Arial" w:eastAsia="Arial" w:cs="Arial"/>
        </w:rPr>
        <w:t xml:space="preserve"> super</w:t>
      </w:r>
      <w:r w:rsidRPr="000E6136">
        <w:rPr>
          <w:rFonts w:ascii="Arial" w:hAnsi="Arial" w:eastAsia="Arial" w:cs="Arial"/>
          <w:vertAlign w:val="superscript"/>
        </w:rPr>
        <w:t>script</w:t>
      </w:r>
      <w:r w:rsidRPr="000E6136">
        <w:rPr>
          <w:rFonts w:ascii="Arial" w:hAnsi="Arial" w:eastAsia="Arial" w:cs="Arial"/>
        </w:rPr>
        <w:t xml:space="preserve"> and </w:t>
      </w:r>
      <w:r w:rsidRPr="000E6136">
        <w:rPr>
          <w:rFonts w:ascii="Apple Color Emoji" w:hAnsi="Apple Color Emoji" w:eastAsia="Apple Color Emoji" w:cs="Apple Color Emoji"/>
        </w:rPr>
        <w:t>❄️</w:t>
      </w:r>
      <w:r w:rsidRPr="000E6136">
        <w:rPr>
          <w:rFonts w:ascii="Arial" w:hAnsi="Arial" w:eastAsia="Arial" w:cs="Arial"/>
        </w:rPr>
        <w:t xml:space="preserve"> Bi-Han</w:t>
      </w:r>
      <w:r>
        <w:rPr>
          <w:rFonts w:ascii="Arial" w:hAnsi="Arial" w:eastAsia="Arial" w:cs="Arial"/>
        </w:rPr>
        <w:t xml:space="preserve"> digs </w:t>
      </w:r>
      <w:r w:rsidRPr="000E6136">
        <w:rPr>
          <w:rFonts w:ascii="Arial" w:hAnsi="Arial" w:eastAsia="Arial" w:cs="Arial"/>
        </w:rPr>
        <w:t>sub</w:t>
      </w:r>
      <w:r w:rsidRPr="000E6136">
        <w:rPr>
          <w:rFonts w:ascii="Arial" w:hAnsi="Arial" w:eastAsia="Arial" w:cs="Arial"/>
          <w:vertAlign w:val="subscript"/>
        </w:rPr>
        <w:t>script</w:t>
      </w:r>
      <w:r w:rsidRPr="000E6136">
        <w:rPr>
          <w:rFonts w:ascii="Arial" w:hAnsi="Arial" w:eastAsia="Arial" w:cs="Arial"/>
        </w:rPr>
        <w:t>.</w:t>
      </w:r>
    </w:p>
    <w:p w:rsidRDefault="000E6136" w14:paraId="41752BA0" w14:textId="77777777" w:rsidR="000E6136" w:rsidP="000E6136">
      <w:pPr>
        <w:rPr>
          <w:rFonts w:ascii="Arial" w:hAnsi="Arial" w:cs="Arial"/>
        </w:rPr>
      </w:pPr>
    </w:p>
    <w:p w:rsidRDefault="000E6136" w14:paraId="25E10F5F" w14:textId="2670DDFF" w:rsidR="000E6136" w:rsidP="000E6136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The world is better in technicolor:</w:t>
      </w:r>
      <w:r w:rsidRPr="000E6136">
        <w:rPr>
          <w:rFonts w:ascii="Arial" w:hAnsi="Arial" w:eastAsia="Arial" w:cs="Arial"/>
        </w:rPr>
        <w:t xml:space="preserve"> </w:t>
      </w:r>
      <w:r>
        <w:rPr>
          <w:color w:val="A02B93"/>
          <w:rFonts w:ascii="Arial" w:hAnsi="Arial" w:eastAsia="Arial" w:cs="Arial"/>
        </w:rPr>
        <w:t>purple</w:t>
      </w:r>
      <w:r w:rsidRPr="000E6136">
        <w:rPr>
          <w:rFonts w:ascii="Arial" w:hAnsi="Arial" w:eastAsia="Arial" w:cs="Arial"/>
        </w:rPr>
        <w:t xml:space="preserve">, </w:t>
      </w:r>
      <w:r>
        <w:rPr>
          <w:b/>
          <w:color w:val="0070C0"/>
          <w:rFonts w:ascii="Helvetica" w:hAnsi="Helvetica" w:eastAsia="Helvetica" w:cs="Helvetica"/>
          <w:bCs/>
        </w:rPr>
        <w:t>BLUE</w:t>
      </w:r>
      <w:r w:rsidRPr="000E6136">
        <w:rPr>
          <w:color w:val="0070C0"/>
          <w:rFonts w:ascii="Arial" w:hAnsi="Arial" w:eastAsia="Arial" w:cs="Arial"/>
        </w:rPr>
        <w:t xml:space="preserve"> </w:t>
      </w:r>
      <w:r w:rsidRPr="000E6136">
        <w:rPr>
          <w:rFonts w:ascii="Arial" w:hAnsi="Arial" w:eastAsia="Arial" w:cs="Arial"/>
        </w:rPr>
        <w:t xml:space="preserve">and </w:t>
      </w:r>
      <w:r w:rsidRPr="000E6136">
        <w:rPr>
          <w:color w:val="275317"/>
          <w:rFonts w:ascii="Arial" w:hAnsi="Arial" w:eastAsia="Arial" w:cs="Arial"/>
          <w:sz w:val="36"/>
          <w:highlight w:val="yellow"/>
          <w:szCs w:val="36"/>
        </w:rPr>
        <w:t>green</w:t>
      </w:r>
      <w:r w:rsidRPr="000E6136">
        <w:rPr>
          <w:color w:val="275317"/>
          <w:rFonts w:ascii="Arial" w:hAnsi="Arial" w:eastAsia="Arial" w:cs="Arial"/>
          <w:highlight w:val="yellow"/>
        </w:rPr>
        <w:t xml:space="preserve"> </w:t>
      </w:r>
      <w:r w:rsidRPr="000E6136">
        <w:rPr>
          <w:rFonts w:ascii="Arial" w:hAnsi="Arial" w:eastAsia="Arial" w:cs="Arial"/>
          <w:highlight w:val="yellow"/>
        </w:rPr>
        <w:t>text with highlight</w:t>
      </w:r>
      <w:r w:rsidRPr="000E6136">
        <w:rPr>
          <w:rFonts w:ascii="Arial" w:hAnsi="Arial" w:eastAsia="Arial" w:cs="Arial"/>
        </w:rPr>
        <w:t xml:space="preserve">. </w:t>
      </w:r>
      <w:r>
        <w:br/>
      </w:r>
      <w:r>
        <w:br/>
      </w:r>
      <w:r>
        <w:br/>
      </w:r>
      <w:r>
        <w:rPr>
          <w:rFonts w:ascii="Arial" w:hAnsi="Arial" w:eastAsia="Arial" w:cs="Arial"/>
        </w:rPr>
        <w:t>Now let’s get deep: we got</w:t>
      </w:r>
      <w:r w:rsidRPr="000E6136">
        <w:rPr>
          <w:rFonts w:ascii="Arial" w:hAnsi="Arial" w:eastAsia="Arial" w:cs="Arial"/>
        </w:rPr>
        <w:t xml:space="preserve"> </w:t>
      </w:r>
      <w:r w:rsidRPr="000E6136">
        <w:rPr>
          <w:rFonts w:ascii="Arial" w:hAnsi="Arial" w:eastAsia="Arial" w:cs="Arial"/>
          <w:bdr w:val="single" w:color="auto" w:sz="4" w:space="0"/>
        </w:rPr>
        <w:t>Schrödinger's cat</w:t>
      </w:r>
      <w:r w:rsidRPr="000E6136">
        <w:rPr>
          <w:rFonts w:ascii="Arial" w:hAnsi="Arial" w:eastAsia="Arial" w:cs="Arial"/>
        </w:rPr>
        <w:t xml:space="preserve">. </w:t>
      </w:r>
      <w:r>
        <w:rPr>
          <w:rFonts w:ascii="Arial" w:hAnsi="Arial" w:eastAsia="Arial" w:cs="Arial"/>
        </w:rPr>
        <w:t>And</w:t>
      </w:r>
      <w:r w:rsidRPr="000E6136">
        <w:rPr>
          <w:rFonts w:ascii="Arial" w:hAnsi="Arial" w:eastAsia="Arial" w:cs="Arial"/>
        </w:rPr>
        <w:t xml:space="preserve"> </w:t>
      </w:r>
      <w:r>
        <w:rPr>
          <w:color w:val="FFFFFF"/>
          <w:rFonts w:ascii="Arial" w:hAnsi="Arial" w:eastAsia="Arial" w:cs="Arial"/>
          <w:highlight w:val="black"/>
          <w:shd w:color="auto" w:fill="000000" w:themeFill="text1" w:val="clear"/>
        </w:rPr>
        <w:t>dark mode (inversed text)</w:t>
      </w:r>
      <w:r w:rsidRPr="000E6136">
        <w:rPr>
          <w:rFonts w:ascii="Arial" w:hAnsi="Arial" w:eastAsia="Arial" w:cs="Arial"/>
        </w:rPr>
        <w:t>.</w:t>
      </w:r>
    </w:p>
    <w:p w:rsidRDefault="000E6136" w14:paraId="0CFB0F15" w14:textId="77777777" w:rsidR="000E6136" w:rsidP="000E6136" w:rsidRPr="000E6136">
      <w:pPr>
        <w:rPr>
          <w:rFonts w:ascii="Arial" w:hAnsi="Arial" w:cs="Arial"/>
        </w:rPr>
      </w:pPr>
    </w:p>
    <w:p w:rsidRDefault="000E6136" w14:paraId="461779FE" w14:textId="530155E1" w:rsidR="000E6136" w:rsidP="000E6136">
      <w:pPr>
        <w:rPr>
          <w:rFonts w:ascii="Arial" w:hAnsi="Arial" w:eastAsia="Arial" w:cs="Arial"/>
        </w:rPr>
      </w:pPr>
      <w:r w:rsidRPr="000E6136">
        <w:rPr>
          <w:rFonts w:ascii="Arial" w:hAnsi="Arial" w:eastAsia="Arial" w:cs="Arial"/>
        </w:rPr>
        <w:t xml:space="preserve">A paragraph with styled text: </w:t>
      </w:r>
      <w:r w:rsidRPr="000E6136">
        <w:rPr>
          <w:color w:val="808080"/>
          <w:rFonts w:ascii="Arial" w:hAnsi="Arial" w:eastAsia="Arial" w:cs="Arial"/>
          <w:rStyle w:val="SubtleEmphasis"/>
        </w:rPr>
        <w:t xml:space="preserve">subtle </w:t>
      </w:r>
      <w:r w:rsidRPr="000E6136">
        <w:rPr>
          <w:color w:val="808080"/>
          <w:rFonts w:ascii="Arial" w:hAnsi="Arial" w:eastAsia="Arial" w:cs="Arial"/>
          <w:rStyle w:val="SubtleEmphasis"/>
        </w:rPr>
        <w:t xml:space="preserve">emphasis  </w:t>
      </w:r>
      <w:r w:rsidRPr="000E6136">
        <w:rPr>
          <w:rFonts w:ascii="Arial" w:hAnsi="Arial" w:eastAsia="Arial" w:cs="Arial"/>
        </w:rPr>
        <w:t>followed</w:t>
      </w:r>
      <w:r w:rsidRPr="000E6136">
        <w:rPr>
          <w:rFonts w:ascii="Arial" w:hAnsi="Arial" w:eastAsia="Arial" w:cs="Arial"/>
        </w:rPr>
        <w:t xml:space="preserve"> by </w:t>
      </w:r>
      <w:r w:rsidRPr="000E6136">
        <w:rPr>
          <w:rFonts w:ascii="Arial" w:hAnsi="Arial" w:eastAsia="Arial" w:cs="Arial"/>
          <w:rStyle w:val="Strong"/>
        </w:rPr>
        <w:t xml:space="preserve">strong text </w:t>
      </w:r>
      <w:r w:rsidRPr="000E6136">
        <w:rPr>
          <w:rFonts w:ascii="Arial" w:hAnsi="Arial" w:eastAsia="Arial" w:cs="Arial"/>
        </w:rPr>
        <w:t xml:space="preserve">and </w:t>
      </w:r>
      <w:r w:rsidRPr="000E6136">
        <w:rPr>
          <w:color w:val="0F4761"/>
          <w:rFonts w:ascii="Arial" w:hAnsi="Arial" w:eastAsia="Arial" w:cs="Arial"/>
          <w:rStyle w:val="IntenseEmphasis"/>
        </w:rPr>
        <w:t>intense emphasis</w:t>
      </w:r>
      <w:r w:rsidRPr="000E6136">
        <w:rPr>
          <w:rFonts w:ascii="Arial" w:hAnsi="Arial" w:eastAsia="Arial" w:cs="Arial"/>
        </w:rPr>
        <w:t xml:space="preserve">. </w:t>
      </w:r>
    </w:p>
    <w:p w:rsidRDefault="000E6136" w14:paraId="0690B59B" w14:textId="77777777" w:rsidR="000E6136" w:rsidP="000E6136" w:rsidRPr="000E6136">
      <w:pPr>
        <w:rPr>
          <w:rFonts w:ascii="Arial" w:hAnsi="Arial" w:cs="Arial"/>
        </w:rPr>
      </w:pPr>
    </w:p>
    <w:p w:rsidRDefault="000E6136" w14:paraId="610300CA" w14:textId="4F3335EF" w:rsidR="000E6136" w:rsidP="000E6136" w:rsidRPr="000E6136">
      <w:pPr>
        <w:pStyle w:val="Heading2"/>
        <w:rPr>
          <w:b/>
          <w:i w:val="0"/>
          <w:color w:val="0F4761"/>
          <w:rFonts w:ascii="Arial" w:hAnsi="Arial" w:eastAsia="Arial" w:cs="Arial"/>
          <w:rStyle w:val="IntenseEmphasis"/>
          <w:bCs/>
          <w:iCs w:val="0"/>
        </w:rPr>
      </w:pPr>
      <w:bookmarkStart w:id="1" w:name="_Paragraph_level_formatting"/>
      <w:bookmarkEnd w:id="1"/>
      <w:r>
        <w:rPr>
          <w:b/>
          <w:i w:val="0"/>
          <w:color w:val="0F4761"/>
          <w:rFonts w:ascii="Arial" w:hAnsi="Arial" w:eastAsia="Arial" w:cs="Arial"/>
          <w:rStyle w:val="IntenseEmphasis"/>
          <w:bCs/>
          <w:iCs w:val="0"/>
        </w:rPr>
        <w:t>Paragraphs</w:t>
      </w:r>
    </w:p>
    <w:p w:rsidRDefault="000E6136" w14:paraId="4B423088" w14:textId="07A87015" w:rsidR="000E6136" w:rsidP="000E6136" w:rsidRPr="000E6136">
      <w:pPr>
        <w:pBdr>
          <w:right w:val="single" w:color="auto" w:sz="4" w:space="4"/>
        </w:pBdr>
        <w:shd w:color="auto" w:fill="DDDDDD" w:val="clear"/>
        <w:jc w:val="right"/>
        <w:rPr>
          <w:rFonts w:ascii="Arial" w:hAnsi="Arial" w:eastAsia="Arial" w:cs="Arial"/>
          <w:shd w:color="auto" w:val="clear" w:fill="DDDDDD"/>
        </w:rPr>
      </w:pPr>
      <w:r>
        <w:rPr>
          <w:rFonts w:ascii="Arial" w:hAnsi="Arial" w:eastAsia="Arial" w:cs="Arial"/>
          <w:shd w:color="auto" w:val="clear" w:fill="DDDDDD"/>
        </w:rPr>
        <w:t>Paragraph formatting with right border:</w:t>
      </w:r>
    </w:p>
    <w:p w:rsidRDefault="000E6136" w14:paraId="1A197C09" w14:textId="2222D5BE" w:rsidR="000E6136" w:rsidP="000E6136" w:rsidRPr="000E6136">
      <w:pPr>
        <w:pStyle w:val="Heading2"/>
      </w:pPr>
      <w:r>
        <w:br/>
      </w:r>
      <w:r>
        <w:rPr>
          <w:color w:val="0F4761"/>
          <w:rFonts w:ascii="Arial" w:hAnsi="Arial" w:eastAsia="Arial" w:cs="Arial"/>
        </w:rPr>
        <w:t>Indents and links</w:t>
      </w:r>
    </w:p>
    <w:p w:rsidRDefault="000E6136" w14:paraId="04A4BFC8" w14:textId="33DBF07A" w:rsidR="000E6136" w:rsidP="00B8258C" w:rsidRPr="00B8258C">
      <w:pPr>
        <w:spacing w:before="600"/>
        <w:ind w:hanging="720" w:left="72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Indents:</w:t>
      </w:r>
      <w:r w:rsidRPr="000E6136"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I am just hanging here with Oscar Wilde. </w:t>
      </w:r>
      <w:r>
        <w:rPr>
          <w:b/>
          <w:color w:val="202122"/>
          <w:rFonts w:ascii="Arial" w:hAnsi="Arial" w:eastAsia="Arial" w:cs="Arial"/>
          <w:highlight w:val="white"/>
          <w:bCs/>
          <w:shd w:color="auto" w:fill="FFFFFF" w:val="clear"/>
        </w:rPr>
        <w:t xml:space="preserve">Oscar Fingal </w:t>
      </w:r>
      <w:r>
        <w:rPr>
          <w:b/>
          <w:color w:val="202122"/>
          <w:rFonts w:ascii="Arial" w:hAnsi="Arial" w:eastAsia="Arial" w:cs="Arial"/>
          <w:highlight w:val="white"/>
          <w:bCs/>
          <w:shd w:color="auto" w:fill="FFFFFF" w:val="clear"/>
        </w:rPr>
        <w:t>O'Fflahertie</w:t>
      </w:r>
      <w:r>
        <w:rPr>
          <w:b/>
          <w:color w:val="202122"/>
          <w:rFonts w:ascii="Arial" w:hAnsi="Arial" w:eastAsia="Arial" w:cs="Arial"/>
          <w:highlight w:val="white"/>
          <w:bCs/>
          <w:shd w:color="auto" w:fill="FFFFFF" w:val="clear"/>
        </w:rPr>
        <w:t xml:space="preserve"> Wills Wilde</w:t>
      </w:r>
      <w:hyperlink w:anchor="cite_note-3" w:history="1" r:id="rId6">
        <w:r>
          <w:rPr>
            <w:color w:val="3366CC"/>
            <w:rFonts w:ascii="Arial" w:hAnsi="Arial" w:eastAsia="Arial" w:cs="Arial"/>
            <w:sz w:val="19"/>
            <w:vertAlign w:val="superscript"/>
            <w:highlight w:val="white"/>
            <w:rStyle w:val="Hyperlink"/>
            <w:szCs w:val="19"/>
            <w:shd w:color="auto" w:fill="FFFFFF" w:val="clear"/>
          </w:rPr>
          <w:t>[</w:t>
        </w:r>
        <w:r>
          <w:rPr>
            <w:color w:val="3366CC"/>
            <w:rFonts w:ascii="Arial" w:hAnsi="Arial" w:eastAsia="Arial" w:cs="Arial"/>
            <w:sz w:val="19"/>
            <w:vertAlign w:val="superscript"/>
            <w:highlight w:val="white"/>
            <w:rStyle w:val="Hyperlink"/>
            <w:szCs w:val="19"/>
            <w:shd w:color="auto" w:fill="FFFFFF" w:val="clear"/>
          </w:rPr>
          <w:t>a</w:t>
        </w:r>
        <w:r>
          <w:rPr>
            <w:color w:val="3366CC"/>
            <w:rFonts w:ascii="Arial" w:hAnsi="Arial" w:eastAsia="Arial" w:cs="Arial"/>
            <w:sz w:val="19"/>
            <w:vertAlign w:val="superscript"/>
            <w:highlight w:val="white"/>
            <w:rStyle w:val="Hyperlink"/>
            <w:szCs w:val="19"/>
            <w:shd w:color="auto" w:fill="FFFFFF" w:val="clear"/>
          </w:rPr>
          <w:t>]</w:t>
        </w:r>
      </w:hyperlink>
      <w:r>
        <w:rPr>
          <w:color w:val="202122"/>
          <w:rFonts w:ascii="Arial" w:hAnsi="Arial" w:eastAsia="Arial" w:cs="Arial"/>
          <w:highlight w:val="white"/>
          <w:shd w:color="auto" w:fill="FFFFFF" w:val="clear"/>
        </w:rPr>
        <w:t xml:space="preserve"> (16 October 1854 – 30 November 1900) was an Irish author, poet, and playwright. After writing in different literary styles throughout the 1880s, he became one of the most popular and influential </w:t>
      </w:r>
      <w:hyperlink w:history="1" w:tooltip="Dramatist" r:id="rId7">
        <w:r>
          <w:rPr>
            <w:color w:val="3366CC"/>
            <w:rFonts w:ascii="Arial" w:hAnsi="Arial" w:eastAsia="Arial" w:cs="Arial"/>
            <w:highlight w:val="white"/>
            <w:rStyle w:val="Hyperlink"/>
            <w:shd w:color="auto" w:fill="FFFFFF" w:val="clear"/>
          </w:rPr>
          <w:t>dramatists</w:t>
        </w:r>
      </w:hyperlink>
      <w:r>
        <w:rPr>
          <w:color w:val="202122"/>
          <w:rFonts w:ascii="Arial" w:hAnsi="Arial" w:eastAsia="Arial" w:cs="Arial"/>
          <w:highlight w:val="white"/>
          <w:shd w:color="auto" w:fill="FFFFFF" w:val="clear"/>
        </w:rPr>
        <w:t xml:space="preserve"> in London in the early 1890s.</w:t>
      </w:r>
      <w:hyperlink w:anchor="cite_note-4" w:history="1" r:id="rId8">
        <w:r>
          <w:rPr>
            <w:color w:val="3366CC"/>
            <w:rFonts w:ascii="Arial" w:hAnsi="Arial" w:eastAsia="Arial" w:cs="Arial"/>
            <w:sz w:val="19"/>
            <w:vertAlign w:val="superscript"/>
            <w:highlight w:val="white"/>
            <w:rStyle w:val="Hyperlink"/>
            <w:szCs w:val="19"/>
            <w:shd w:color="auto" w:fill="FFFFFF" w:val="clear"/>
          </w:rPr>
          <w:t>[</w:t>
        </w:r>
        <w:r>
          <w:rPr>
            <w:color w:val="3366CC"/>
            <w:rFonts w:ascii="Arial" w:hAnsi="Arial" w:eastAsia="Arial" w:cs="Arial"/>
            <w:sz w:val="19"/>
            <w:vertAlign w:val="superscript"/>
            <w:highlight w:val="white"/>
            <w:rStyle w:val="Hyperlink"/>
            <w:szCs w:val="19"/>
            <w:shd w:color="auto" w:fill="FFFFFF" w:val="clear"/>
          </w:rPr>
          <w:t>3</w:t>
        </w:r>
        <w:r>
          <w:rPr>
            <w:color w:val="3366CC"/>
            <w:rFonts w:ascii="Arial" w:hAnsi="Arial" w:eastAsia="Arial" w:cs="Arial"/>
            <w:sz w:val="19"/>
            <w:vertAlign w:val="superscript"/>
            <w:highlight w:val="white"/>
            <w:rStyle w:val="Hyperlink"/>
            <w:szCs w:val="19"/>
            <w:shd w:color="auto" w:fill="FFFFFF" w:val="clear"/>
          </w:rPr>
          <w:t>]</w:t>
        </w:r>
      </w:hyperlink>
      <w:r>
        <w:rPr>
          <w:color w:val="202122"/>
          <w:rFonts w:ascii="Arial" w:hAnsi="Arial" w:eastAsia="Arial" w:cs="Arial"/>
          <w:highlight w:val="white"/>
          <w:shd w:color="auto" w:fill="FFFFFF" w:val="clear"/>
        </w:rPr>
        <w:t xml:space="preserve"> He contributed to the </w:t>
      </w:r>
      <w:hyperlink w:history="1" w:tooltip="Aestheticism" r:id="rId9">
        <w:r>
          <w:rPr>
            <w:color w:val="3366CC"/>
            <w:rFonts w:ascii="Arial" w:hAnsi="Arial" w:eastAsia="Arial" w:cs="Arial"/>
            <w:highlight w:val="white"/>
            <w:rStyle w:val="Hyperlink"/>
            <w:shd w:color="auto" w:fill="FFFFFF" w:val="clear"/>
          </w:rPr>
          <w:t>Aestheticism</w:t>
        </w:r>
      </w:hyperlink>
      <w:r>
        <w:rPr>
          <w:color w:val="202122"/>
          <w:rFonts w:ascii="Arial" w:hAnsi="Arial" w:eastAsia="Arial" w:cs="Arial"/>
          <w:highlight w:val="white"/>
          <w:shd w:color="auto" w:fill="FFFFFF" w:val="clear"/>
        </w:rPr>
        <w:t xml:space="preserve"> movement of the period and is regarded by most literary commentators as the greatest playwright of the </w:t>
      </w:r>
      <w:hyperlink w:history="1" w:tooltip="Victorian era" r:id="rId10">
        <w:r>
          <w:rPr>
            <w:color w:val="3366CC"/>
            <w:rFonts w:ascii="Arial" w:hAnsi="Arial" w:eastAsia="Arial" w:cs="Arial"/>
            <w:highlight w:val="white"/>
            <w:rStyle w:val="Hyperlink"/>
            <w:shd w:color="auto" w:fill="FFFFFF" w:val="clear"/>
          </w:rPr>
          <w:t>Victorian era</w:t>
        </w:r>
      </w:hyperlink>
      <w:r>
        <w:rPr>
          <w:color w:val="202122"/>
          <w:rFonts w:ascii="Arial" w:hAnsi="Arial" w:eastAsia="Arial" w:cs="Arial"/>
          <w:highlight w:val="white"/>
          <w:shd w:color="auto" w:fill="FFFFFF" w:val="clear"/>
        </w:rPr>
        <w:t>.</w:t>
      </w:r>
      <w:hyperlink w:anchor="cite_note-Harvard_University_Press-5" w:history="1" r:id="rId11">
        <w:r>
          <w:rPr>
            <w:color w:val="3366CC"/>
            <w:rFonts w:ascii="Arial" w:hAnsi="Arial" w:eastAsia="Arial" w:cs="Arial"/>
            <w:sz w:val="19"/>
            <w:vertAlign w:val="superscript"/>
            <w:highlight w:val="white"/>
            <w:rStyle w:val="Hyperlink"/>
            <w:szCs w:val="19"/>
            <w:shd w:color="auto" w:fill="FFFFFF" w:val="clear"/>
          </w:rPr>
          <w:t>[</w:t>
        </w:r>
        <w:r>
          <w:rPr>
            <w:color w:val="3366CC"/>
            <w:rFonts w:ascii="Arial" w:hAnsi="Arial" w:eastAsia="Arial" w:cs="Arial"/>
            <w:sz w:val="19"/>
            <w:vertAlign w:val="superscript"/>
            <w:highlight w:val="white"/>
            <w:rStyle w:val="Hyperlink"/>
            <w:szCs w:val="19"/>
            <w:shd w:color="auto" w:fill="FFFFFF" w:val="clear"/>
          </w:rPr>
          <w:t>4</w:t>
        </w:r>
        <w:r>
          <w:rPr>
            <w:color w:val="3366CC"/>
            <w:rFonts w:ascii="Arial" w:hAnsi="Arial" w:eastAsia="Arial" w:cs="Arial"/>
            <w:sz w:val="19"/>
            <w:vertAlign w:val="superscript"/>
            <w:highlight w:val="white"/>
            <w:rStyle w:val="Hyperlink"/>
            <w:szCs w:val="19"/>
            <w:shd w:color="auto" w:fill="FFFFFF" w:val="clear"/>
          </w:rPr>
          <w:t>]</w:t>
        </w:r>
      </w:hyperlink>
      <w:r>
        <w:rPr>
          <w:color w:val="202122"/>
          <w:rFonts w:ascii="Arial" w:hAnsi="Arial" w:eastAsia="Arial" w:cs="Arial"/>
          <w:highlight w:val="white"/>
          <w:shd w:color="auto" w:fill="FFFFFF" w:val="clear"/>
        </w:rPr>
        <w:t xml:space="preserve"> Wilde is best remembered for his </w:t>
      </w:r>
      <w:hyperlink w:history="1" w:tooltip="Gothic fiction" r:id="rId12">
        <w:r>
          <w:rPr>
            <w:color w:val="3366CC"/>
            <w:rFonts w:ascii="Arial" w:hAnsi="Arial" w:eastAsia="Arial" w:cs="Arial"/>
            <w:highlight w:val="white"/>
            <w:rStyle w:val="Hyperlink"/>
            <w:shd w:color="auto" w:fill="FFFFFF" w:val="clear"/>
          </w:rPr>
          <w:t>Gothic</w:t>
        </w:r>
      </w:hyperlink>
      <w:r>
        <w:rPr>
          <w:color w:val="202122"/>
          <w:rFonts w:ascii="Arial" w:hAnsi="Arial" w:eastAsia="Arial" w:cs="Arial"/>
          <w:highlight w:val="white"/>
          <w:shd w:color="auto" w:fill="FFFFFF" w:val="clear"/>
        </w:rPr>
        <w:t xml:space="preserve"> novel </w:t>
      </w:r>
      <w:hyperlink w:history="1" w:tooltip="The Picture of Dorian Gray" r:id="rId13">
        <w:r>
          <w:rPr>
            <w:i/>
            <w:color w:val="3366CC"/>
            <w:rFonts w:ascii="Arial" w:hAnsi="Arial" w:eastAsia="Arial" w:cs="Arial"/>
            <w:highlight w:val="white"/>
            <w:rStyle w:val="Hyperlink"/>
            <w:iCs/>
            <w:shd w:color="auto" w:fill="FFFFFF" w:val="clear"/>
          </w:rPr>
          <w:t>The Picture of Dorian Gray</w:t>
        </w:r>
      </w:hyperlink>
      <w:r>
        <w:rPr>
          <w:color w:val="202122"/>
          <w:rFonts w:ascii="Arial" w:hAnsi="Arial" w:eastAsia="Arial" w:cs="Arial"/>
          <w:highlight w:val="white"/>
          <w:shd w:color="auto" w:fill="FFFFFF" w:val="clear"/>
        </w:rPr>
        <w:t xml:space="preserve"> (1890), his </w:t>
      </w:r>
      <w:hyperlink w:history="1" w:tooltip="Epigrams" r:id="rId14">
        <w:r>
          <w:rPr>
            <w:color w:val="3366CC"/>
            <w:rFonts w:ascii="Arial" w:hAnsi="Arial" w:eastAsia="Arial" w:cs="Arial"/>
            <w:highlight w:val="white"/>
            <w:rStyle w:val="Hyperlink"/>
            <w:shd w:color="auto" w:fill="FFFFFF" w:val="clear"/>
          </w:rPr>
          <w:t>epigrams</w:t>
        </w:r>
      </w:hyperlink>
      <w:r>
        <w:rPr>
          <w:color w:val="202122"/>
          <w:rFonts w:ascii="Arial" w:hAnsi="Arial" w:eastAsia="Arial" w:cs="Arial"/>
          <w:highlight w:val="white"/>
          <w:shd w:color="auto" w:fill="FFFFFF" w:val="clear"/>
        </w:rPr>
        <w:t xml:space="preserve">, plays, and </w:t>
      </w:r>
      <w:hyperlink w:history="1" w:tooltip="The Happy Prince and Other Tales" r:id="rId15">
        <w:r>
          <w:rPr>
            <w:color w:val="3366CC"/>
            <w:rFonts w:ascii="Arial" w:hAnsi="Arial" w:eastAsia="Arial" w:cs="Arial"/>
            <w:highlight w:val="white"/>
            <w:rStyle w:val="Hyperlink"/>
            <w:shd w:color="auto" w:fill="FFFFFF" w:val="clear"/>
          </w:rPr>
          <w:t>bedtime stories</w:t>
        </w:r>
      </w:hyperlink>
      <w:r>
        <w:rPr>
          <w:color w:val="202122"/>
          <w:rFonts w:ascii="Arial" w:hAnsi="Arial" w:eastAsia="Arial" w:cs="Arial"/>
          <w:highlight w:val="white"/>
          <w:shd w:color="auto" w:fill="FFFFFF" w:val="clear"/>
        </w:rPr>
        <w:t xml:space="preserve"> for children.</w:t>
      </w:r>
    </w:p>
    <w:p w:rsidRDefault="00B8258C" w14:paraId="1796D018" w14:textId="46BF7B0A" w:rsidR="000E6136" w:rsidP="00B8258C">
      <w:pPr>
        <w:pStyle w:val="Heading3"/>
        <w:ind w:firstLine="0"/>
        <w:rPr>
          <w:color w:val="0F4761"/>
        </w:rPr>
      </w:pPr>
      <w:r>
        <w:rPr>
          <w:color w:val="0F4761"/>
        </w:rPr>
        <w:t xml:space="preserve">&gt;&gt; </w:t>
      </w:r>
      <w:r w:rsidR="000E6136">
        <w:rPr>
          <w:color w:val="0F4761"/>
        </w:rPr>
        <w:t>Page overflow</w:t>
      </w:r>
    </w:p>
    <w:p w:rsidRDefault="000E6136" w14:paraId="07AB3389" w14:textId="3F5E16A0" w:rsidR="000E6136" w:rsidP="000E6136">
      <w:pPr>
        <w:pStyle w:val="NormalWeb"/>
        <w:shd w:color="auto" w:fill="FFFFFF" w:val="clear"/>
        <w:spacing w:after="240" w:afterAutospacing="0" w:before="120" w:beforeAutospacing="0"/>
        <w:rPr>
          <w:color w:val="202122"/>
          <w:rFonts w:ascii="Arial" w:hAnsi="Arial" w:eastAsia="Arial" w:cs="Arial"/>
          <w:highlight w:val="white"/>
        </w:rPr>
      </w:pPr>
      <w:r>
        <w:rPr>
          <w:color w:val="202122"/>
          <w:rFonts w:ascii="Arial" w:hAnsi="Arial" w:eastAsia="Arial" w:cs="Arial"/>
          <w:highlight w:val="white"/>
        </w:rPr>
        <w:t>Oscar Wilde was born</w:t>
      </w:r>
      <w:hyperlink w:anchor="cite_note-8" w:history="1" r:id="rId16">
        <w:r>
          <w:rPr>
            <w:color w:val="3366CC"/>
            <w:rFonts w:ascii="Arial" w:hAnsi="Arial" w:eastAsia="Arial" w:cs="Arial"/>
            <w:sz w:val="19"/>
            <w:vertAlign w:val="superscript"/>
            <w:rStyle w:val="Hyperlink"/>
            <w:szCs w:val="19"/>
          </w:rPr>
          <w:t>[</w:t>
        </w:r>
        <w:r>
          <w:rPr>
            <w:color w:val="3366CC"/>
            <w:rFonts w:ascii="Arial" w:hAnsi="Arial" w:eastAsia="Arial" w:cs="Arial"/>
            <w:sz w:val="19"/>
            <w:vertAlign w:val="superscript"/>
            <w:rStyle w:val="Hyperlink"/>
            <w:szCs w:val="19"/>
          </w:rPr>
          <w:t>7</w:t>
        </w:r>
        <w:r>
          <w:rPr>
            <w:color w:val="3366CC"/>
            <w:rFonts w:ascii="Arial" w:hAnsi="Arial" w:eastAsia="Arial" w:cs="Arial"/>
            <w:sz w:val="19"/>
            <w:vertAlign w:val="superscript"/>
            <w:rStyle w:val="Hyperlink"/>
            <w:szCs w:val="19"/>
          </w:rPr>
          <w:t>]</w:t>
        </w:r>
      </w:hyperlink>
      <w:r>
        <w:rPr>
          <w:color w:val="202122"/>
          <w:rFonts w:ascii="Arial" w:hAnsi="Arial" w:eastAsia="Arial" w:cs="Arial"/>
          <w:highlight w:val="white"/>
        </w:rPr>
        <w:t xml:space="preserve"> at 21 </w:t>
      </w:r>
      <w:hyperlink w:history="1" w:tooltip="Westland Row" r:id="rId17">
        <w:r>
          <w:rPr>
            <w:color w:val="3366CC"/>
            <w:rFonts w:ascii="Arial" w:hAnsi="Arial" w:eastAsia="Arial" w:cs="Arial"/>
            <w:rStyle w:val="Hyperlink"/>
          </w:rPr>
          <w:t>Westland Row</w:t>
        </w:r>
      </w:hyperlink>
      <w:r>
        <w:rPr>
          <w:color w:val="202122"/>
          <w:rFonts w:ascii="Arial" w:hAnsi="Arial" w:eastAsia="Arial" w:cs="Arial"/>
          <w:highlight w:val="white"/>
        </w:rPr>
        <w:t xml:space="preserve">, Dublin (now home of the </w:t>
      </w:r>
      <w:hyperlink w:history="1" w:tooltip="Oscar Wilde Centre" r:id="rId18">
        <w:r>
          <w:rPr>
            <w:color w:val="3366CC"/>
            <w:rFonts w:ascii="Arial" w:hAnsi="Arial" w:eastAsia="Arial" w:cs="Arial"/>
            <w:rStyle w:val="Hyperlink"/>
          </w:rPr>
          <w:t>Oscar Wilde Centre</w:t>
        </w:r>
      </w:hyperlink>
      <w:r>
        <w:rPr>
          <w:color w:val="202122"/>
          <w:rFonts w:ascii="Arial" w:hAnsi="Arial" w:eastAsia="Arial" w:cs="Arial"/>
          <w:highlight w:val="white"/>
        </w:rPr>
        <w:t xml:space="preserve">, Trinity College), the second of three children born to an Anglo-Irish </w:t>
      </w:r>
      <w:r>
        <w:rPr>
          <w:color w:val="202122"/>
          <w:rFonts w:ascii="Arial" w:hAnsi="Arial" w:eastAsia="Arial" w:cs="Arial"/>
          <w:highlight w:val="white"/>
        </w:rPr>
        <w:t xml:space="preserve">couple: </w:t>
      </w:r>
      <w:hyperlink w:history="1" w:tooltip="Jane Wilde" r:id="rId19">
        <w:r>
          <w:rPr>
            <w:color w:val="3366CC"/>
            <w:rFonts w:ascii="Arial" w:hAnsi="Arial" w:eastAsia="Arial" w:cs="Arial"/>
            <w:rStyle w:val="Hyperlink"/>
          </w:rPr>
          <w:t xml:space="preserve">Jane, née </w:t>
        </w:r>
        <w:r>
          <w:rPr>
            <w:color w:val="3366CC"/>
            <w:rFonts w:ascii="Arial" w:hAnsi="Arial" w:eastAsia="Arial" w:cs="Arial"/>
            <w:rStyle w:val="Hyperlink"/>
          </w:rPr>
          <w:t>Elgee</w:t>
        </w:r>
      </w:hyperlink>
      <w:r>
        <w:rPr>
          <w:color w:val="202122"/>
          <w:rFonts w:ascii="Arial" w:hAnsi="Arial" w:eastAsia="Arial" w:cs="Arial"/>
          <w:highlight w:val="white"/>
        </w:rPr>
        <w:t xml:space="preserve">, and </w:t>
      </w:r>
      <w:hyperlink w:history="1" w:tooltip="Sir William Wilde" r:id="rId20">
        <w:r>
          <w:rPr>
            <w:color w:val="3366CC"/>
            <w:rFonts w:ascii="Arial" w:hAnsi="Arial" w:eastAsia="Arial" w:cs="Arial"/>
            <w:rStyle w:val="Hyperlink"/>
          </w:rPr>
          <w:t>Sir William Wilde</w:t>
        </w:r>
      </w:hyperlink>
      <w:r>
        <w:rPr>
          <w:color w:val="202122"/>
          <w:rFonts w:ascii="Arial" w:hAnsi="Arial" w:eastAsia="Arial" w:cs="Arial"/>
          <w:highlight w:val="white"/>
        </w:rPr>
        <w:t xml:space="preserve">. Oscar was two years younger than his brother, </w:t>
      </w:r>
      <w:hyperlink w:history="1" w:tooltip="Willie Wilde" r:id="rId21">
        <w:r>
          <w:rPr>
            <w:color w:val="3366CC"/>
            <w:rFonts w:ascii="Arial" w:hAnsi="Arial" w:eastAsia="Arial" w:cs="Arial"/>
            <w:rStyle w:val="Hyperlink"/>
          </w:rPr>
          <w:t>William (Willie) Wilde</w:t>
        </w:r>
      </w:hyperlink>
      <w:r>
        <w:rPr>
          <w:color w:val="202122"/>
          <w:rFonts w:ascii="Arial" w:hAnsi="Arial" w:eastAsia="Arial" w:cs="Arial"/>
          <w:highlight w:val="white"/>
        </w:rPr>
        <w:t>.</w:t>
      </w:r>
    </w:p>
    <w:p w:rsidRDefault="000E6136" w14:paraId="4DE4BCB3" w14:textId="77777777" w:rsidR="000E6136" w:rsidP="000E6136">
      <w:pPr>
        <w:pStyle w:val="NormalWeb"/>
        <w:shd w:color="auto" w:fill="FFFFFF" w:val="clear"/>
        <w:spacing w:after="240" w:afterAutospacing="0" w:before="120" w:beforeAutospacing="0"/>
        <w:rPr>
          <w:color w:val="202122"/>
          <w:rFonts w:ascii="Arial" w:hAnsi="Arial" w:eastAsia="Arial" w:cs="Arial"/>
          <w:highlight w:val="white"/>
        </w:rPr>
      </w:pPr>
      <w:r>
        <w:rPr>
          <w:color w:val="202122"/>
          <w:rFonts w:ascii="Arial" w:hAnsi="Arial" w:eastAsia="Arial" w:cs="Arial"/>
          <w:highlight w:val="white"/>
        </w:rPr>
        <w:t xml:space="preserve">Jane Wilde was a niece (by marriage) of the novelist, playwright and clergyman </w:t>
      </w:r>
      <w:hyperlink w:history="1" w:tooltip="Charles Maturin" r:id="rId22">
        <w:r>
          <w:rPr>
            <w:color w:val="3366CC"/>
            <w:rFonts w:ascii="Arial" w:hAnsi="Arial" w:eastAsia="Arial" w:cs="Arial"/>
            <w:rStyle w:val="Hyperlink"/>
          </w:rPr>
          <w:t>Charles Maturin</w:t>
        </w:r>
      </w:hyperlink>
      <w:r>
        <w:rPr>
          <w:color w:val="202122"/>
          <w:rFonts w:ascii="Arial" w:hAnsi="Arial" w:eastAsia="Arial" w:cs="Arial"/>
          <w:highlight w:val="white"/>
        </w:rPr>
        <w:t>, who may have influenced her own literary career. She believed, mistakenly, that she was of Italian ancestry,</w:t>
      </w:r>
      <w:hyperlink w:anchor="cite_note-9" w:history="1" r:id="rId23">
        <w:r>
          <w:rPr>
            <w:color w:val="3366CC"/>
            <w:rFonts w:ascii="Arial" w:hAnsi="Arial" w:eastAsia="Arial" w:cs="Arial"/>
            <w:sz w:val="19"/>
            <w:vertAlign w:val="superscript"/>
            <w:rStyle w:val="Hyperlink"/>
            <w:szCs w:val="19"/>
          </w:rPr>
          <w:t>[</w:t>
        </w:r>
        <w:r>
          <w:rPr>
            <w:color w:val="3366CC"/>
            <w:rFonts w:ascii="Arial" w:hAnsi="Arial" w:eastAsia="Arial" w:cs="Arial"/>
            <w:sz w:val="19"/>
            <w:vertAlign w:val="superscript"/>
            <w:rStyle w:val="Hyperlink"/>
            <w:szCs w:val="19"/>
          </w:rPr>
          <w:t>8</w:t>
        </w:r>
        <w:r>
          <w:rPr>
            <w:color w:val="3366CC"/>
            <w:rFonts w:ascii="Arial" w:hAnsi="Arial" w:eastAsia="Arial" w:cs="Arial"/>
            <w:sz w:val="19"/>
            <w:vertAlign w:val="superscript"/>
            <w:rStyle w:val="Hyperlink"/>
            <w:szCs w:val="19"/>
          </w:rPr>
          <w:t>]</w:t>
        </w:r>
      </w:hyperlink>
      <w:r>
        <w:rPr>
          <w:color w:val="202122"/>
          <w:rFonts w:ascii="Arial" w:hAnsi="Arial" w:eastAsia="Arial" w:cs="Arial"/>
          <w:highlight w:val="white"/>
        </w:rPr>
        <w:t xml:space="preserve"> and under the pseudonym </w:t>
      </w:r>
      <w:r>
        <w:rPr>
          <w:i/>
          <w:color w:val="202122"/>
          <w:rFonts w:ascii="Arial" w:hAnsi="Arial" w:eastAsia="Arial" w:cs="Arial"/>
          <w:highlight w:val="white"/>
          <w:iCs/>
        </w:rPr>
        <w:t>"Speranza"</w:t>
      </w:r>
      <w:r>
        <w:rPr>
          <w:color w:val="202122"/>
          <w:rFonts w:ascii="Arial" w:hAnsi="Arial" w:eastAsia="Arial" w:cs="Arial"/>
          <w:highlight w:val="white"/>
        </w:rPr>
        <w:t xml:space="preserve"> (the Italian word for 'hope'), she wrote poetry for the revolutionary </w:t>
      </w:r>
      <w:hyperlink w:history="1" w:tooltip="Young Irelanders" r:id="rId24">
        <w:r>
          <w:rPr>
            <w:color w:val="3366CC"/>
            <w:rFonts w:ascii="Arial" w:hAnsi="Arial" w:eastAsia="Arial" w:cs="Arial"/>
            <w:rStyle w:val="Hyperlink"/>
          </w:rPr>
          <w:t>Young Irelanders</w:t>
        </w:r>
      </w:hyperlink>
      <w:r>
        <w:rPr>
          <w:color w:val="202122"/>
          <w:rFonts w:ascii="Arial" w:hAnsi="Arial" w:eastAsia="Arial" w:cs="Arial"/>
          <w:highlight w:val="white"/>
        </w:rPr>
        <w:t xml:space="preserve"> in 1848; she was a lifelong </w:t>
      </w:r>
      <w:hyperlink w:history="1" w:tooltip="Irish nationalism" r:id="rId25">
        <w:r>
          <w:rPr>
            <w:color w:val="3366CC"/>
            <w:rFonts w:ascii="Arial" w:hAnsi="Arial" w:eastAsia="Arial" w:cs="Arial"/>
            <w:rStyle w:val="Hyperlink"/>
          </w:rPr>
          <w:t>Irish nationalist</w:t>
        </w:r>
      </w:hyperlink>
      <w:r>
        <w:rPr>
          <w:color w:val="202122"/>
          <w:rFonts w:ascii="Arial" w:hAnsi="Arial" w:eastAsia="Arial" w:cs="Arial"/>
          <w:highlight w:val="white"/>
        </w:rPr>
        <w:t>.</w:t>
      </w:r>
      <w:hyperlink w:anchor="cite_note-Parents-10" w:history="1" r:id="rId26">
        <w:r>
          <w:rPr>
            <w:color w:val="3366CC"/>
            <w:rFonts w:ascii="Arial" w:hAnsi="Arial" w:eastAsia="Arial" w:cs="Arial"/>
            <w:sz w:val="19"/>
            <w:vertAlign w:val="superscript"/>
            <w:rStyle w:val="Hyperlink"/>
            <w:szCs w:val="19"/>
          </w:rPr>
          <w:t>[</w:t>
        </w:r>
        <w:r>
          <w:rPr>
            <w:color w:val="3366CC"/>
            <w:rFonts w:ascii="Arial" w:hAnsi="Arial" w:eastAsia="Arial" w:cs="Arial"/>
            <w:sz w:val="19"/>
            <w:vertAlign w:val="superscript"/>
            <w:rStyle w:val="Hyperlink"/>
            <w:szCs w:val="19"/>
          </w:rPr>
          <w:t>9</w:t>
        </w:r>
        <w:r>
          <w:rPr>
            <w:color w:val="3366CC"/>
            <w:rFonts w:ascii="Arial" w:hAnsi="Arial" w:eastAsia="Arial" w:cs="Arial"/>
            <w:sz w:val="19"/>
            <w:vertAlign w:val="superscript"/>
            <w:rStyle w:val="Hyperlink"/>
            <w:szCs w:val="19"/>
          </w:rPr>
          <w:t>]</w:t>
        </w:r>
      </w:hyperlink>
      <w:r>
        <w:rPr>
          <w:color w:val="202122"/>
          <w:rFonts w:ascii="Arial" w:hAnsi="Arial" w:eastAsia="Arial" w:cs="Arial"/>
          <w:highlight w:val="white"/>
        </w:rPr>
        <w:t xml:space="preserve"> Jane Wilde read the Young Irelanders' poetry to Willie and Oscar, inculcating a love of these poets in her sons.</w:t>
      </w:r>
      <w:hyperlink w:anchor="cite_note-FOOTNOTESandulescu199453-11" w:history="1" r:id="rId27">
        <w:r>
          <w:rPr>
            <w:color w:val="3366CC"/>
            <w:rFonts w:ascii="Arial" w:hAnsi="Arial" w:eastAsia="Arial" w:cs="Arial"/>
            <w:sz w:val="19"/>
            <w:vertAlign w:val="superscript"/>
            <w:rStyle w:val="Hyperlink"/>
            <w:szCs w:val="19"/>
          </w:rPr>
          <w:t>[</w:t>
        </w:r>
        <w:r>
          <w:rPr>
            <w:color w:val="3366CC"/>
            <w:rFonts w:ascii="Arial" w:hAnsi="Arial" w:eastAsia="Arial" w:cs="Arial"/>
            <w:sz w:val="19"/>
            <w:vertAlign w:val="superscript"/>
            <w:rStyle w:val="Hyperlink"/>
            <w:szCs w:val="19"/>
          </w:rPr>
          <w:t>10</w:t>
        </w:r>
        <w:r>
          <w:rPr>
            <w:color w:val="3366CC"/>
            <w:rFonts w:ascii="Arial" w:hAnsi="Arial" w:eastAsia="Arial" w:cs="Arial"/>
            <w:sz w:val="19"/>
            <w:vertAlign w:val="superscript"/>
            <w:rStyle w:val="Hyperlink"/>
            <w:szCs w:val="19"/>
          </w:rPr>
          <w:t>]</w:t>
        </w:r>
      </w:hyperlink>
      <w:r>
        <w:rPr>
          <w:color w:val="202122"/>
          <w:rFonts w:ascii="Arial" w:hAnsi="Arial" w:eastAsia="Arial" w:cs="Arial"/>
          <w:highlight w:val="white"/>
        </w:rPr>
        <w:t xml:space="preserve"> Her interest in the neo-classical revival showed in the paintings and busts of ancient Greece and Rome in her home.</w:t>
      </w:r>
      <w:hyperlink w:anchor="cite_note-FOOTNOTESandulescu199453-11" w:history="1" r:id="rId28">
        <w:r>
          <w:rPr>
            <w:color w:val="3366CC"/>
            <w:rFonts w:ascii="Arial" w:hAnsi="Arial" w:eastAsia="Arial" w:cs="Arial"/>
            <w:sz w:val="19"/>
            <w:vertAlign w:val="superscript"/>
            <w:rStyle w:val="Hyperlink"/>
            <w:szCs w:val="19"/>
          </w:rPr>
          <w:t>[</w:t>
        </w:r>
        <w:r>
          <w:rPr>
            <w:color w:val="3366CC"/>
            <w:rFonts w:ascii="Arial" w:hAnsi="Arial" w:eastAsia="Arial" w:cs="Arial"/>
            <w:sz w:val="19"/>
            <w:vertAlign w:val="superscript"/>
            <w:rStyle w:val="Hyperlink"/>
            <w:szCs w:val="19"/>
          </w:rPr>
          <w:t>10</w:t>
        </w:r>
        <w:r>
          <w:rPr>
            <w:color w:val="3366CC"/>
            <w:rFonts w:ascii="Arial" w:hAnsi="Arial" w:eastAsia="Arial" w:cs="Arial"/>
            <w:sz w:val="19"/>
            <w:vertAlign w:val="superscript"/>
            <w:rStyle w:val="Hyperlink"/>
            <w:szCs w:val="19"/>
          </w:rPr>
          <w:t>]</w:t>
        </w:r>
      </w:hyperlink>
    </w:p>
    <w:p w:rsidRDefault="000E6136" w14:paraId="3E80F523" w14:textId="77777777" w:rsidR="000E6136" w:rsidP="000E6136">
      <w:pPr>
        <w:pStyle w:val="Heading3"/>
        <w:ind w:firstLine="0"/>
      </w:pPr>
    </w:p>
    <w:p w:rsidRDefault="00B8258C" w14:paraId="5A8ED9B4" w14:textId="39C8819E" w:rsidR="000E6136" w:rsidP="000E6136">
      <w:pPr>
        <w:pStyle w:val="Heading3"/>
        <w:ind w:firstLine="0"/>
        <w:rPr>
          <w:color w:val="0F4761"/>
        </w:rPr>
      </w:pPr>
      <w:r>
        <w:rPr>
          <w:color w:val="0F4761"/>
        </w:rPr>
        <w:t xml:space="preserve">(increasing) </w:t>
      </w:r>
      <w:r w:rsidR="000E6136">
        <w:rPr>
          <w:color w:val="0F4761"/>
        </w:rPr>
        <w:t>Line height</w:t>
      </w:r>
    </w:p>
    <w:p w:rsidRDefault="00B8258C" w14:paraId="423B7E67" w14:textId="77777777" w:rsidR="00B8258C" w:rsidP="00B8258C"/>
    <w:p w:rsidRDefault="00B8258C" w14:paraId="6DC4CEF8" w14:textId="77777777" w:rsidR="00B8258C" w:rsidP="00B8258C">
      <w:pPr>
        <w:pStyle w:val="NormalWeb"/>
        <w:shd w:color="auto" w:fill="FFFFFF" w:val="clear"/>
        <w:spacing w:after="240" w:afterAutospacing="0" w:before="120" w:beforeAutospacing="0" w:line="360" w:lineRule="auto"/>
        <w:rPr>
          <w:color w:val="202122"/>
          <w:rFonts w:ascii="Arial" w:hAnsi="Arial" w:eastAsia="Arial" w:cs="Arial"/>
          <w:highlight w:val="white"/>
        </w:rPr>
      </w:pPr>
      <w:r>
        <w:rPr>
          <w:color w:val="202122"/>
          <w:rFonts w:ascii="Arial" w:hAnsi="Arial" w:eastAsia="Arial" w:cs="Arial"/>
          <w:highlight w:val="white"/>
        </w:rPr>
        <w:t xml:space="preserve">couple: </w:t>
      </w:r>
      <w:hyperlink w:history="1" w:tooltip="Jane Wilde" r:id="rId29">
        <w:r>
          <w:rPr>
            <w:color w:val="3366CC"/>
            <w:rFonts w:ascii="Arial" w:hAnsi="Arial" w:eastAsia="Arial" w:cs="Arial"/>
            <w:rStyle w:val="Hyperlink"/>
          </w:rPr>
          <w:t xml:space="preserve">Jane, née </w:t>
        </w:r>
        <w:r>
          <w:rPr>
            <w:color w:val="3366CC"/>
            <w:rFonts w:ascii="Arial" w:hAnsi="Arial" w:eastAsia="Arial" w:cs="Arial"/>
            <w:rStyle w:val="Hyperlink"/>
          </w:rPr>
          <w:t>Elgee</w:t>
        </w:r>
      </w:hyperlink>
      <w:r>
        <w:rPr>
          <w:color w:val="202122"/>
          <w:rFonts w:ascii="Arial" w:hAnsi="Arial" w:eastAsia="Arial" w:cs="Arial"/>
          <w:highlight w:val="white"/>
        </w:rPr>
        <w:t xml:space="preserve">, and </w:t>
      </w:r>
      <w:hyperlink w:history="1" w:tooltip="Sir William Wilde" r:id="rId30">
        <w:r>
          <w:rPr>
            <w:color w:val="3366CC"/>
            <w:rFonts w:ascii="Arial" w:hAnsi="Arial" w:eastAsia="Arial" w:cs="Arial"/>
            <w:rStyle w:val="Hyperlink"/>
          </w:rPr>
          <w:t>Sir William Wilde</w:t>
        </w:r>
      </w:hyperlink>
      <w:r>
        <w:rPr>
          <w:color w:val="202122"/>
          <w:rFonts w:ascii="Arial" w:hAnsi="Arial" w:eastAsia="Arial" w:cs="Arial"/>
          <w:highlight w:val="white"/>
        </w:rPr>
        <w:t xml:space="preserve">. Oscar was two years younger than his brother, </w:t>
      </w:r>
      <w:hyperlink w:history="1" w:tooltip="Willie Wilde" r:id="rId31">
        <w:r>
          <w:rPr>
            <w:color w:val="3366CC"/>
            <w:rFonts w:ascii="Arial" w:hAnsi="Arial" w:eastAsia="Arial" w:cs="Arial"/>
            <w:rStyle w:val="Hyperlink"/>
          </w:rPr>
          <w:t>William (Willie) Wilde</w:t>
        </w:r>
      </w:hyperlink>
      <w:r>
        <w:rPr>
          <w:color w:val="202122"/>
          <w:rFonts w:ascii="Arial" w:hAnsi="Arial" w:eastAsia="Arial" w:cs="Arial"/>
          <w:highlight w:val="white"/>
        </w:rPr>
        <w:t>.</w:t>
      </w:r>
    </w:p>
    <w:p w:rsidRDefault="00B8258C" w14:paraId="49A36FC3" w14:textId="77777777" w:rsidR="00B8258C" w:rsidP="00B8258C">
      <w:pPr>
        <w:spacing w:line="480" w:lineRule="auto"/>
        <w:rPr>
          <w:color w:val="202122"/>
          <w:rFonts w:ascii="Arial" w:hAnsi="Arial" w:eastAsia="Arial" w:cs="Arial"/>
        </w:rPr>
      </w:pPr>
      <w:r>
        <w:rPr>
          <w:color w:val="202122"/>
          <w:rFonts w:ascii="Arial" w:hAnsi="Arial" w:eastAsia="Arial" w:cs="Arial"/>
        </w:rPr>
        <w:t xml:space="preserve">Jane Wilde was a niece (by marriage) of the novelist, playwright and clergyman </w:t>
      </w:r>
      <w:hyperlink w:history="1" w:tooltip="Charles Maturin" r:id="rId32">
        <w:r>
          <w:rPr>
            <w:color w:val="3366CC"/>
            <w:rFonts w:ascii="Arial" w:hAnsi="Arial" w:eastAsia="Arial" w:cs="Arial"/>
            <w:rStyle w:val="Hyperlink"/>
          </w:rPr>
          <w:t>Charles Maturin</w:t>
        </w:r>
      </w:hyperlink>
      <w:r>
        <w:rPr>
          <w:color w:val="202122"/>
          <w:rFonts w:ascii="Arial" w:hAnsi="Arial" w:eastAsia="Arial" w:cs="Arial"/>
        </w:rPr>
        <w:t>, who may have influenced her own literary career. She believed, mistakenly, that she was of Italian ancestry,</w:t>
      </w:r>
      <w:hyperlink w:anchor="cite_note-9" w:history="1" r:id="rId33">
        <w:r>
          <w:rPr>
            <w:color w:val="3366CC"/>
            <w:rFonts w:ascii="Arial" w:hAnsi="Arial" w:eastAsia="Arial" w:cs="Arial"/>
            <w:sz w:val="19"/>
            <w:vertAlign w:val="superscript"/>
            <w:rStyle w:val="Hyperlink"/>
            <w:szCs w:val="19"/>
          </w:rPr>
          <w:t>[</w:t>
        </w:r>
        <w:r>
          <w:rPr>
            <w:color w:val="3366CC"/>
            <w:rFonts w:ascii="Arial" w:hAnsi="Arial" w:eastAsia="Arial" w:cs="Arial"/>
            <w:sz w:val="19"/>
            <w:vertAlign w:val="superscript"/>
            <w:rStyle w:val="Hyperlink"/>
            <w:szCs w:val="19"/>
          </w:rPr>
          <w:t>8</w:t>
        </w:r>
        <w:r>
          <w:rPr>
            <w:color w:val="3366CC"/>
            <w:rFonts w:ascii="Arial" w:hAnsi="Arial" w:eastAsia="Arial" w:cs="Arial"/>
            <w:sz w:val="19"/>
            <w:vertAlign w:val="superscript"/>
            <w:rStyle w:val="Hyperlink"/>
            <w:szCs w:val="19"/>
          </w:rPr>
          <w:t>]</w:t>
        </w:r>
      </w:hyperlink>
      <w:r>
        <w:rPr>
          <w:color w:val="202122"/>
          <w:rFonts w:ascii="Arial" w:hAnsi="Arial" w:eastAsia="Arial" w:cs="Arial"/>
        </w:rPr>
        <w:t xml:space="preserve"> and under the pseudonym </w:t>
      </w:r>
      <w:r>
        <w:rPr>
          <w:i/>
          <w:color w:val="202122"/>
          <w:rFonts w:ascii="Arial" w:hAnsi="Arial" w:eastAsia="Arial" w:cs="Arial"/>
          <w:iCs/>
        </w:rPr>
        <w:t>"Speranza"</w:t>
      </w:r>
      <w:r>
        <w:rPr>
          <w:color w:val="202122"/>
          <w:rFonts w:ascii="Arial" w:hAnsi="Arial" w:eastAsia="Arial" w:cs="Arial"/>
        </w:rPr>
        <w:t xml:space="preserve"> (the Italian word for 'hope'), </w:t>
      </w:r>
    </w:p>
    <w:p w:rsidRDefault="00B8258C" w14:paraId="1445BBCB" w14:textId="6AB319BE" w:rsidR="00B8258C" w:rsidP="00B8258C" w:rsidRPr="00B8258C">
      <w:pPr>
        <w:spacing w:line="720" w:lineRule="auto"/>
        <w:rPr>
          <w:color w:val="202122"/>
          <w:rFonts w:ascii="Arial" w:hAnsi="Arial" w:eastAsia="Arial" w:cs="Arial"/>
        </w:rPr>
      </w:pPr>
      <w:r>
        <w:rPr>
          <w:color w:val="202122"/>
          <w:rFonts w:ascii="Arial" w:hAnsi="Arial" w:eastAsia="Arial" w:cs="Arial"/>
        </w:rPr>
        <w:t xml:space="preserve">she wrote poetry for the revolutionary </w:t>
      </w:r>
      <w:hyperlink w:history="1" w:tooltip="Young Irelanders" r:id="rId34">
        <w:r>
          <w:rPr>
            <w:color w:val="3366CC"/>
            <w:rFonts w:ascii="Arial" w:hAnsi="Arial" w:eastAsia="Arial" w:cs="Arial"/>
            <w:rStyle w:val="Hyperlink"/>
          </w:rPr>
          <w:t>Young Irelanders</w:t>
        </w:r>
      </w:hyperlink>
      <w:r>
        <w:rPr>
          <w:color w:val="202122"/>
          <w:rFonts w:ascii="Arial" w:hAnsi="Arial" w:eastAsia="Arial" w:cs="Arial"/>
        </w:rPr>
        <w:t xml:space="preserve"> in 1848; she was a lifelong </w:t>
      </w:r>
      <w:hyperlink w:history="1" w:tooltip="Irish nationalism" r:id="rId35">
        <w:r>
          <w:rPr>
            <w:color w:val="3366CC"/>
            <w:rFonts w:ascii="Arial" w:hAnsi="Arial" w:eastAsia="Arial" w:cs="Arial"/>
            <w:rStyle w:val="Hyperlink"/>
          </w:rPr>
          <w:t>Irish nationalist</w:t>
        </w:r>
      </w:hyperlink>
      <w:r>
        <w:rPr>
          <w:color w:val="202122"/>
          <w:rFonts w:ascii="Arial" w:hAnsi="Arial" w:eastAsia="Arial" w:cs="Arial"/>
        </w:rPr>
        <w:t>.</w:t>
      </w:r>
      <w:hyperlink w:anchor="cite_note-Parents-10" w:history="1" r:id="rId36">
        <w:r>
          <w:rPr>
            <w:color w:val="3366CC"/>
            <w:rFonts w:ascii="Arial" w:hAnsi="Arial" w:eastAsia="Arial" w:cs="Arial"/>
            <w:sz w:val="19"/>
            <w:vertAlign w:val="superscript"/>
            <w:rStyle w:val="Hyperlink"/>
            <w:szCs w:val="19"/>
          </w:rPr>
          <w:t>[</w:t>
        </w:r>
        <w:r>
          <w:rPr>
            <w:color w:val="3366CC"/>
            <w:rFonts w:ascii="Arial" w:hAnsi="Arial" w:eastAsia="Arial" w:cs="Arial"/>
            <w:sz w:val="19"/>
            <w:vertAlign w:val="superscript"/>
            <w:rStyle w:val="Hyperlink"/>
            <w:szCs w:val="19"/>
          </w:rPr>
          <w:t>9</w:t>
        </w:r>
        <w:r>
          <w:rPr>
            <w:color w:val="3366CC"/>
            <w:rFonts w:ascii="Arial" w:hAnsi="Arial" w:eastAsia="Arial" w:cs="Arial"/>
            <w:sz w:val="19"/>
            <w:vertAlign w:val="superscript"/>
            <w:rStyle w:val="Hyperlink"/>
            <w:szCs w:val="19"/>
          </w:rPr>
          <w:t>]</w:t>
        </w:r>
      </w:hyperlink>
      <w:r>
        <w:rPr>
          <w:color w:val="202122"/>
          <w:rFonts w:ascii="Arial" w:hAnsi="Arial" w:eastAsia="Arial" w:cs="Arial"/>
        </w:rPr>
        <w:t xml:space="preserve"> Jane Wilde read the Young Irelanders' poetry to Willie and Oscar, inculcating a love of these poets in her sons.</w:t>
      </w:r>
      <w:hyperlink w:anchor="cite_note-FOOTNOTESandulescu199453-11" w:history="1" r:id="rId37">
        <w:r>
          <w:rPr>
            <w:color w:val="3366CC"/>
            <w:rFonts w:ascii="Arial" w:hAnsi="Arial" w:eastAsia="Arial" w:cs="Arial"/>
            <w:sz w:val="19"/>
            <w:vertAlign w:val="superscript"/>
            <w:rStyle w:val="Hyperlink"/>
            <w:szCs w:val="19"/>
          </w:rPr>
          <w:t>[</w:t>
        </w:r>
        <w:r>
          <w:rPr>
            <w:color w:val="3366CC"/>
            <w:rFonts w:ascii="Arial" w:hAnsi="Arial" w:eastAsia="Arial" w:cs="Arial"/>
            <w:sz w:val="19"/>
            <w:vertAlign w:val="superscript"/>
            <w:rStyle w:val="Hyperlink"/>
            <w:szCs w:val="19"/>
          </w:rPr>
          <w:t>10</w:t>
        </w:r>
        <w:r>
          <w:rPr>
            <w:color w:val="3366CC"/>
            <w:rFonts w:ascii="Arial" w:hAnsi="Arial" w:eastAsia="Arial" w:cs="Arial"/>
            <w:sz w:val="19"/>
            <w:vertAlign w:val="superscript"/>
            <w:rStyle w:val="Hyperlink"/>
            <w:szCs w:val="19"/>
          </w:rPr>
          <w:t>]</w:t>
        </w:r>
      </w:hyperlink>
      <w:r>
        <w:rPr>
          <w:color w:val="202122"/>
          <w:rFonts w:ascii="Arial" w:hAnsi="Arial" w:eastAsia="Arial" w:cs="Arial"/>
        </w:rPr>
        <w:t xml:space="preserve"> Her interest in the neo-classical</w:t>
      </w:r>
    </w:p>
    <w:p w:rsidRDefault="00B8258C" w14:paraId="106CC53F" w14:textId="77777777" w:rsidR="00B8258C" w:rsidP="00B8258C">
      <w:pPr>
        <w:pStyle w:val="Heading2"/>
        <w:ind w:firstLine="0"/>
        <w:rPr>
          <w:color w:val="0F4761"/>
        </w:rPr>
      </w:pPr>
      <w:bookmarkStart w:id="2" w:name="_Toc359077859"/>
      <w:r>
        <w:rPr>
          <w:color w:val="0F4761"/>
        </w:rPr>
        <w:t>Dropcaps</w:t>
      </w:r>
      <w:bookmarkEnd w:id="2"/>
    </w:p>
    <w:p w:rsidRDefault="00B8258C" w14:paraId="37D7BF67" w14:textId="77777777" w:rsidR="00B8258C" w:rsidP="00B8258C" w:rsidRPr="004C7966">
      <w:pPr>
        <w:keepNext/>
        <w:framePr w:dropCap="drop" w:hAnchor="text" w:lines="3" w:vAnchor="text" w:wrap="around"/>
        <w:spacing w:line="951" w:lineRule="exact"/>
        <w:textAlignment w:val="baseline"/>
        <w:rPr>
          <w:position w:val="-10"/>
          <w:sz w:val="117"/>
        </w:rPr>
      </w:pPr>
      <w:r w:rsidRPr="004C7966">
        <w:rPr>
          <w:sz w:val="117"/>
          <w:position w:val="-10"/>
        </w:rPr>
        <w:t>D</w:t>
      </w:r>
    </w:p>
    <w:p w:rsidRDefault="00B8258C" w14:paraId="4E5AE76B" w14:textId="22998529" w:rsidR="00B8258C" w:rsidP="00B8258C">
      <w:pPr>
        <w:spacing w:before="600"/>
        <w:ind w:firstLine="0"/>
      </w:pPr>
      <w:r>
        <w:t xml:space="preserve">rop the base. </w:t>
      </w:r>
      <w:r w:rsidRPr="00B8258C">
        <w:t>EDM, or Electronic Dance Music, is a broad genre of music characterized by its electronic instrumentation and focus on rhythms for dancing, primarily made for nightclubs, raves</w:t>
      </w:r>
      <w:r>
        <w:t>…</w:t>
      </w:r>
    </w:p>
    <w:p w:rsidRDefault="004B02A2" w14:paraId="4FDDE9A2" w14:textId="3140CED1" w:rsidR="00B8258C" w:rsidP="00B8258C">
      <w:pPr>
        <w:pStyle w:val="Heading1"/>
        <w:rPr>
          <w:color w:val="0F4761"/>
        </w:rPr>
      </w:pPr>
      <w:r>
        <w:rPr>
          <w:color w:val="0F4761"/>
        </w:rPr>
        <w:t xml:space="preserve">Lots of </w:t>
      </w:r>
      <w:r w:rsidR="00B37BA3">
        <w:rPr>
          <w:color w:val="0F4761"/>
        </w:rPr>
        <w:t>text-</w:t>
      </w:r>
      <w:r>
        <w:rPr>
          <w:color w:val="0F4761"/>
        </w:rPr>
        <w:t>image positioning options!</w:t>
      </w:r>
    </w:p>
    <w:p w:rsidRDefault="004B02A2" w14:paraId="7F2B81DC" w14:textId="35E6D267" w:rsidR="00B8258C" w:rsidP="00B8258C">
      <w:r>
        <w:t>Some images are inline like this:</w:t>
      </w:r>
      <w:r w:rsidR="00B8258C">
        <w:t xml:space="preserve"> </w:t>
      </w:r>
      <w:r w:rsidR="00B8258C">
        <w:drawing>
          <wp:inline distT="0" distB="0" distL="0" distR="0" wp14:anchorId="018F0A11" wp14:editId="6781E073">
            <wp:extent cx="133350" cy="133350"/>
            <wp:effectExtent l="19050" t="0" r="0" b="0"/>
            <wp:docPr id="1" name="Picture 0" descr="dot_gre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t_green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258C">
        <w:t xml:space="preserve">. </w:t>
      </w:r>
      <w:r w:rsidR="00B8258C">
        <w:br/>
      </w:r>
      <w:r w:rsidR="00B8258C">
        <w:br/>
      </w:r>
    </w:p>
    <w:p w:rsidRDefault="00B8258C" w14:paraId="5B7B3AE2" w14:textId="4B8E196D" w:rsidR="00B8258C" w:rsidP="004B02A2">
      <w:r>
        <w:drawing>
          <wp:anchor distT="0" distB="0" distL="114300" distR="114300" simplePos="0" relativeHeight="251659264" behindDoc="0" locked="0" layoutInCell="1" allowOverlap="1" wp14:anchorId="7C8C9768" wp14:editId="38997136">
            <wp:simplePos x="3589020" y="1859280"/>
            <wp:positionH relativeFrom="margin">
              <wp:align>left</wp:align>
            </wp:positionH>
            <wp:positionV relativeFrom="margin">
              <wp:align>top</wp:align>
            </wp:positionV>
            <wp:extent cx="971550" cy="971550"/>
            <wp:effectExtent l="0" t="0" r="0" b="0"/>
            <wp:wrapSquare wrapText="bothSides"/>
            <wp:docPr id="2" name="Picture 1" descr="b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7536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B02A2">
        <w:t>And some anchored/abs-positioned (left/right). And some are block images:</w:t>
      </w:r>
    </w:p>
    <w:p w:rsidRDefault="00B8258C" w14:paraId="218EE25F" w14:textId="318551B4" w:rsidR="00B8258C" w:rsidP="00B8258C">
      <w:r>
        <w:drawing>
          <wp:anchor distT="0" distB="0" distL="114300" distR="114300" simplePos="0" relativeHeight="251661312" behindDoc="0" locked="0" layoutInCell="1" allowOverlap="1" wp14:anchorId="7198E4D4" wp14:editId="118F8C69">
            <wp:simplePos x="0" y="0"/>
            <wp:positionH relativeFrom="page">
              <wp:align>center</wp:align>
            </wp:positionH>
            <wp:positionV relativeFrom="paragraph">
              <wp:posOffset>6985</wp:posOffset>
            </wp:positionV>
            <wp:extent cx="247650" cy="247650"/>
            <wp:effectExtent l="0" t="0" r="0" b="0"/>
            <wp:wrapTopAndBottom/>
            <wp:docPr id="5" name="Picture 4" descr="dot_gre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t_green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146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 wp14:anchorId="4B0A4121" wp14:editId="6371768A">
            <wp:simplePos x="1950720" y="2865120"/>
            <wp:positionH relativeFrom="margin">
              <wp:align>right</wp:align>
            </wp:positionH>
            <wp:positionV relativeFrom="margin">
              <wp:align>top</wp:align>
            </wp:positionV>
            <wp:extent cx="971550" cy="971550"/>
            <wp:effectExtent l="0" t="0" r="0" b="0"/>
            <wp:wrapSquare wrapText="bothSides"/>
            <wp:docPr id="3" name="Picture 2" descr="forw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ward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97536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Default="00B8258C" w14:paraId="7BAC5CF0" w14:textId="77777777" w:rsidR="00B8258C" w:rsidP="00B8258C">
      <w:pPr>
        <w:spacing w:before="600"/>
        <w:ind w:firstLine="0"/>
      </w:pPr>
    </w:p>
    <w:p w:rsidRDefault="0095460A" w14:paraId="2EEF9783" w14:textId="6C9815A2" w:rsidR="00B37BA3" w:rsidP="00B8258C">
      <w:pPr>
        <w:spacing w:before="600"/>
        <w:ind w:firstLine="0"/>
      </w:pPr>
      <w:r>
        <w:t xml:space="preserve">We also force some test to </w:t>
      </w:r>
      <w:r w:rsidRPr="00C95FFA">
        <w:rPr>
          <w:strike/>
        </w:rPr>
        <w:t>UPPERCASE</w:t>
      </w:r>
      <w:r>
        <w:t>. And LOWERCASE. And Caps</w:t>
      </w:r>
      <w:r w:rsidR="00B37BA3">
        <w:t>.</w:t>
      </w:r>
    </w:p>
    <w:p w:rsidRDefault="00B37BA3" w14:paraId="3C8FDCC7" w14:textId="00C37342" w:rsidR="00B37BA3" w:rsidP="00B8258C">
      <w:pPr>
        <w:spacing w:before="600"/>
        <w:ind w:firstLine="0"/>
      </w:pPr>
      <w:r>
        <w:t>And page numbers:</w:t>
      </w:r>
    </w:p>
    <w:p w:rsidRDefault="00B37BA3" w14:paraId="2CC79704" w14:textId="22549BB3" w:rsidR="00B37BA3" w:rsidP="00B8258C">
      <w:pPr>
        <w:spacing w:before="600"/>
        <w:ind w:firstLine="0"/>
      </w:pPr>
      <w:r>
        <w:tab/>
      </w:r>
      <w:r>
        <w:rPr>
          <w:rFonts w:ascii="Times New Roman" w:hAnsi="Times New Roman" w:eastAsia="Times New Roman" w:cs="Times New Roman"/>
        </w:rPr>
        <w:t>Auto-</w:t>
      </w:r>
      <w:r>
        <w:rPr>
          <w:rFonts w:ascii="Times New Roman" w:hAnsi="Times New Roman" w:eastAsia="Times New Roman" w:cs="Times New Roman"/>
        </w:rPr>
        <w:t>page:-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fldChar w:fldCharType="begin"/>
      </w:r>
      <w:r>
        <w:rPr>
          <w:rFonts w:ascii="Times New Roman" w:eastAsia="Times New Roman" w:hAnsi="Times New Roman" w:cs="Times New Roman"/>
        </w:rPr>
        <w:instrText xml:space="preserve"> PAGE</w:instrText>
      </w:r>
      <w:r>
        <w:rPr>
          <w:rFonts w:ascii="Times New Roman" w:eastAsia="Times New Roman" w:hAnsi="Times New Roman" w:cs="Times New Roman"/>
        </w:rPr>
        <w:fldChar w:fldCharType="separate"/>
      </w:r>
      <w:r>
        <w:rPr>
          <w:rFonts w:ascii="Times New Roman" w:eastAsia="Times New Roman" w:hAnsi="Times New Roman" w:cs="Times New Roman"/>
        </w:rPr>
        <w:fldChar w:fldCharType="end"/>
      </w:r>
      <w:r>
        <w:rPr>
          <w:rFonts w:ascii="Times New Roman" w:hAnsi="Times New Roman" w:eastAsia="Times New Roman" w:cs="Times New Roman"/>
        </w:rPr>
        <w:t xml:space="preserve"> –</w:t>
      </w:r>
    </w:p>
    <w:p w:rsidRDefault="00B37BA3" w14:paraId="0F4E3B16" w14:textId="387C0BF6" w:rsidR="00B37BA3" w:rsidP="00B8258C">
      <w:pPr>
        <w:spacing w:before="600"/>
        <w:ind w:firstLine="0"/>
        <w:rPr>
          <w:rFonts w:ascii="Times New Roman" w:hAnsi="Times New Roman" w:eastAsia="Times New Roman" w:cs="Times New Roman"/>
        </w:rPr>
      </w:pPr>
      <w:r w:rsidRPr="00B37BA3">
        <w:rPr>
          <w:rFonts w:ascii="Times New Roman" w:hAnsi="Times New Roman" w:eastAsia="Times New Roman" w:cs="Times New Roman"/>
        </w:rPr>
        <w:t xml:space="preserve">Page </w:t>
      </w:r>
      <w:r>
        <w:rPr>
          <w:rFonts w:ascii="Times New Roman" w:eastAsia="Times New Roman" w:hAnsi="Times New Roman" w:cs="Times New Roman"/>
        </w:rPr>
        <w:fldChar w:fldCharType="begin"/>
      </w:r>
      <w:r>
        <w:rPr>
          <w:rFonts w:ascii="Times New Roman" w:eastAsia="Times New Roman" w:hAnsi="Times New Roman" w:cs="Times New Roman"/>
        </w:rPr>
        <w:instrText xml:space="preserve"> PAGE</w:instrText>
      </w:r>
      <w:r>
        <w:rPr>
          <w:rFonts w:ascii="Times New Roman" w:eastAsia="Times New Roman" w:hAnsi="Times New Roman" w:cs="Times New Roman"/>
        </w:rPr>
        <w:fldChar w:fldCharType="separate"/>
      </w:r>
      <w:r>
        <w:rPr>
          <w:rFonts w:ascii="Times New Roman" w:eastAsia="Times New Roman" w:hAnsi="Times New Roman" w:cs="Times New Roman"/>
        </w:rPr>
        <w:fldChar w:fldCharType="end"/>
      </w:r>
      <w:r w:rsidRPr="00B37BA3">
        <w:rPr>
          <w:rFonts w:ascii="Times New Roman" w:hAnsi="Times New Roman" w:eastAsia="Times New Roman" w:cs="Times New Roman"/>
        </w:rPr>
        <w:t xml:space="preserve"> of </w:t>
      </w:r>
      <w:r>
        <w:rPr>
          <w:rFonts w:ascii="Times New Roman" w:eastAsia="Times New Roman" w:hAnsi="Times New Roman" w:cs="Times New Roman"/>
        </w:rPr>
        <w:fldChar w:fldCharType="begin"/>
      </w:r>
      <w:r>
        <w:rPr>
          <w:rFonts w:ascii="Times New Roman" w:eastAsia="Times New Roman" w:hAnsi="Times New Roman" w:cs="Times New Roman"/>
        </w:rPr>
        <w:instrText xml:space="preserve"> NUMPAGES</w:instrText>
      </w:r>
      <w:r>
        <w:rPr>
          <w:rFonts w:ascii="Times New Roman" w:eastAsia="Times New Roman" w:hAnsi="Times New Roman" w:cs="Times New Roman"/>
        </w:rPr>
        <w:fldChar w:fldCharType="separate"/>
      </w:r>
      <w:r>
        <w:rPr>
          <w:rFonts w:ascii="Times New Roman" w:eastAsia="Times New Roman" w:hAnsi="Times New Roman" w:cs="Times New Roman"/>
        </w:rPr>
        <w:fldChar w:fldCharType="end"/>
      </w:r>
    </w:p>
    <w:p w:rsidRDefault="00B37BA3" w14:paraId="7E5BA258" w14:textId="5702407E" w:rsidR="00B37BA3" w:rsidP="00B8258C">
      <w:pPr>
        <w:spacing w:before="600"/>
        <w:ind w:firstLine="0"/>
        <w:rPr>
          <w:rFonts w:ascii="Times New Roman" w:hAnsi="Times New Roman" w:eastAsia="Times New Roman" w:cs="Times New Roman"/>
        </w:rPr>
      </w:pPr>
      <w:commentRangeStart w:id="0"/>
      <w:r>
        <w:rPr>
          <w:rFonts w:ascii="Times New Roman" w:hAnsi="Times New Roman" w:eastAsia="Times New Roman" w:cs="Times New Roman"/>
        </w:rPr>
        <w:t>And we have comments~!</w:t>
      </w:r>
      <w:commentRangeEnd w:id="0"/>
      <w:r>
        <w:rPr>
          <w:rFonts w:ascii="Times New Roman" w:hAnsi="Times New Roman" w:eastAsia="Times New Roman" w:cs="Times New Roman"/>
        </w:rPr>
        <w:commentReference w:id="0"/>
      </w:r>
    </w:p>
    <w:p w:rsidRDefault="00B37BA3" w14:paraId="7855F71A" w14:textId="7B89CD65" w:rsidR="00B37BA3" w:rsidP="00B8258C">
      <w:pPr>
        <w:spacing w:before="600"/>
        <w:ind w:firstLine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And </w:t>
      </w:r>
      <w:del w:id="81dca124-0fcd-4ae8-a5bb-ebb33ae070bf" w:author="Eric Doversbergetr" w:authorEmail="" w:date="2025-08-21T10:33:00Z" w:rsidDel="00B37BA3">
        <w:r>
          <w:rPr>
            <w:rFonts w:ascii="Times New Roman" w:hAnsi="Times New Roman" w:eastAsia="Times New Roman" w:cs="Times New Roman"/>
          </w:rPr>
          <w:delText>tracked changes</w:delText>
        </w:r>
      </w:del>
      <w:ins w:id="81dca124-0fcd-4ae8-a5bb-ebb33ae070bf" w:author="Eric Doversbergetr" w:authorEmail="" w:date="2025-08-21T10:33:00Z">
        <w:r>
          <w:rPr>
            <w:rFonts w:ascii="Times New Roman" w:hAnsi="Times New Roman" w:eastAsia="Times New Roman" w:cs="Times New Roman"/>
          </w:rPr>
          <w:t>suggested change</w:t>
        </w:r>
      </w:ins>
    </w:p>
    <w:p w:rsidRDefault="00B37BA3" w14:paraId="668FE3C8" w14:textId="77777777" w:rsidR="00B37BA3" w:rsidP="00B8258C">
      <w:pPr>
        <w:spacing w:before="600"/>
        <w:ind w:firstLine="0"/>
      </w:pPr>
    </w:p>
    <w:p w:rsidRDefault="00B8258C" w14:paraId="0DA95969" w14:textId="77777777" w:rsidR="00B8258C" w:rsidP="00B8258C">
      <w:pPr>
        <w:spacing w:before="600"/>
        <w:ind w:firstLine="0"/>
      </w:pPr>
    </w:p>
    <w:p w:rsidRDefault="00B8258C" w14:paraId="57FD32A2" w14:textId="77777777" w:rsidR="00B8258C" w:rsidP="00B8258C">
      <w:pPr>
        <w:spacing w:before="600"/>
        <w:ind w:firstLine="0"/>
      </w:pPr>
    </w:p>
    <w:p w:rsidRDefault="000E6136" w14:paraId="14121DEC" w14:textId="77777777" w:rsidR="000E6136" w:rsidP="00A900CE">
      <w:pPr>
        <w:ind w:firstLine="0"/>
      </w:pPr>
    </w:p>
    <w:p w:rsidRDefault="00A900CE" w14:paraId="1D400E32" w14:textId="2CBF510E" w:rsidR="00A900CE" w:rsidP="00A900CE">
      <w:pPr>
        <w:ind w:firstLine="0"/>
      </w:pPr>
      <w:r>
        <w:t>And there can be empty pages:</w:t>
      </w:r>
    </w:p>
    <w:p w:rsidRDefault="00A900CE" w14:paraId="74381F2D" w14:textId="77777777" w:rsidR="00A900CE" w:rsidP="00A900CE">
      <w:pPr>
        <w:ind w:firstLine="0"/>
      </w:pPr>
      <w:r>
        <w:t>TEST</w:t>
      </w:r>
    </w:p>
    <w:sectPr w:rsidR="00A900CE">
      <w:footerReference w:type="even" r:id="rId45"/>
      <w:footerReference w:type="default" r:id="rId4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xmlns:custom="http://schemas.openxmlformats.org/wordprocessingml/2006/main" w:id="0" w:author="Eric Doversbergetr" w:date="2025-08-21T10:32:00Z" w:initials="ED" custom:internalId="imported-25def254" custom:trackedChange="false" custom:trackedChangeText="null" custom:trackedDeletedText="null">
    <w:p w:rsidRDefault="00B37BA3" w14:paraId="6B2069E0" w14:textId="77777777" w:rsidR="00B37BA3" w:rsidP="00B37BA3"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sz w:val="20"/>
          <w:szCs w:val="20"/>
        </w:rPr>
        <w:t>I am a comment~!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B2069E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13D040D" w16cex:dateUtc="2025-08-21T10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B2069E0" w16cid:durableId="113D040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88526" w14:textId="77777777" w:rsidR="001321F7" w:rsidRDefault="001321F7" w:rsidP="00B37BA3">
      <w:pPr>
        <w:spacing w:line="240" w:lineRule="auto"/>
      </w:pPr>
      <w:r>
        <w:separator/>
      </w:r>
    </w:p>
  </w:endnote>
  <w:endnote w:type="continuationSeparator" w:id="0">
    <w:p w14:paraId="7A42A224" w14:textId="77777777" w:rsidR="001321F7" w:rsidRDefault="001321F7" w:rsidP="00B37B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191491486"/>
      <w:docPartObj>
        <w:docPartGallery w:val="Page Numbers (Bottom of Page)"/>
        <w:docPartUnique/>
      </w:docPartObj>
    </w:sdtPr>
    <w:sdtContent>
      <w:p w14:paraId="26D299EF" w14:textId="4E1DD672" w:rsidR="00B37BA3" w:rsidRDefault="00B37BA3" w:rsidP="002533F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1F172ED" w14:textId="77777777" w:rsidR="00B37BA3" w:rsidRDefault="00B37BA3" w:rsidP="00B37BA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38852222"/>
      <w:docPartObj>
        <w:docPartGallery w:val="Page Numbers (Bottom of Page)"/>
        <w:docPartUnique/>
      </w:docPartObj>
    </w:sdtPr>
    <w:sdtContent>
      <w:p w14:paraId="426CBCF8" w14:textId="6A564BA5" w:rsidR="00B37BA3" w:rsidRDefault="00B37BA3" w:rsidP="002533F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2F89541E" w14:textId="77777777" w:rsidR="00B37BA3" w:rsidRDefault="00B37BA3" w:rsidP="00B37BA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31383" w14:textId="77777777" w:rsidR="001321F7" w:rsidRDefault="001321F7" w:rsidP="00B37BA3">
      <w:pPr>
        <w:spacing w:line="240" w:lineRule="auto"/>
      </w:pPr>
      <w:r>
        <w:separator/>
      </w:r>
    </w:p>
  </w:footnote>
  <w:footnote w:type="continuationSeparator" w:id="0">
    <w:p w14:paraId="43FDB4E1" w14:textId="77777777" w:rsidR="001321F7" w:rsidRDefault="001321F7" w:rsidP="00B37BA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ric Doversbergetr">
    <w15:presenceInfo w15:providerId="AD" w15:userId="S::eric@harbourclients.com::429b556c-9450-458a-93f8-582620d0847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136"/>
    <w:rsid w:val="000E6136"/>
    <w:rsid w:val="001321F7"/>
    <w:rsid w:val="004B02A2"/>
    <w:rsid w:val="007D64BB"/>
    <w:rsid w:val="00835ADC"/>
    <w:rsid w:val="008A1DF4"/>
    <w:rsid w:val="008B0B28"/>
    <w:rsid w:val="0095460A"/>
    <w:rsid w:val="00957044"/>
    <w:rsid w:val="00A4510A"/>
    <w:rsid w:val="00A900CE"/>
    <w:rsid w:val="00B37BA3"/>
    <w:rsid w:val="00B8258C"/>
    <w:rsid w:val="00C95FFA"/>
    <w:rsid w:val="00D128C0"/>
    <w:rsid w:val="00D46AC3"/>
    <w:rsid w:val="00E84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C6707"/>
  <w15:chartTrackingRefBased/>
  <w15:docId w15:val="{977615DF-23D8-9A42-A60F-A44BC18B1859}"/>
  <w:footnotePr>
    <w:footnote w:id="-1"/>
    <w:footnote w:id="0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136"/>
    <w:pPr>
      <w:spacing w:after="0" w:line="276" w:lineRule="auto"/>
      <w:ind w:firstLine="432"/>
    </w:pPr>
    <w:rPr>
      <w:rFonts w:ascii="Ubuntu" w:hAnsi="Ubuntu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6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6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61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1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13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13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13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13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1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61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61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1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1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1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1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1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1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136"/>
    <w:pPr>
      <w:numPr>
        <w:ilvl w:val="1"/>
      </w:numPr>
      <w:ind w:firstLine="432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1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1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1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136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0E6136"/>
    <w:rPr>
      <w:i/>
      <w:iCs/>
      <w:color w:val="808080" w:themeColor="text1" w:themeTint="7F"/>
    </w:rPr>
  </w:style>
  <w:style w:type="character" w:styleId="Strong">
    <w:name w:val="Strong"/>
    <w:basedOn w:val="DefaultParagraphFont"/>
    <w:uiPriority w:val="22"/>
    <w:qFormat/>
    <w:rsid w:val="000E613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E6136"/>
    <w:rPr>
      <w:color w:val="0000FF"/>
      <w:u w:val="single"/>
    </w:rPr>
  </w:style>
  <w:style w:type="character" w:customStyle="1" w:styleId="cite-bracket">
    <w:name w:val="cite-bracket"/>
    <w:basedOn w:val="DefaultParagraphFont"/>
    <w:rsid w:val="000E6136"/>
  </w:style>
  <w:style w:type="paragraph" w:styleId="NormalWeb">
    <w:name w:val="Normal (Web)"/>
    <w:basedOn w:val="Normal"/>
    <w:uiPriority w:val="99"/>
    <w:semiHidden/>
    <w:unhideWhenUsed/>
    <w:rsid w:val="000E6136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B37BA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7BA3"/>
    <w:rPr>
      <w:rFonts w:ascii="Ubuntu" w:hAnsi="Ubuntu"/>
      <w:kern w:val="0"/>
      <w:szCs w:val="22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B37BA3"/>
  </w:style>
  <w:style w:type="character" w:styleId="CommentReference">
    <w:name w:val="annotation reference"/>
    <w:basedOn w:val="DefaultParagraphFont"/>
    <w:uiPriority w:val="99"/>
    <w:semiHidden/>
    <w:unhideWhenUsed/>
    <w:rsid w:val="00B37B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7BA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7BA3"/>
    <w:rPr>
      <w:rFonts w:ascii="Ubuntu" w:hAnsi="Ubuntu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7B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7BA3"/>
    <w:rPr>
      <w:rFonts w:ascii="Ubuntu" w:hAnsi="Ubuntu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B37BA3"/>
    <w:pPr>
      <w:spacing w:after="0" w:line="240" w:lineRule="auto"/>
    </w:pPr>
    <w:rPr>
      <w:rFonts w:ascii="Ubuntu" w:hAnsi="Ubuntu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3" Type="http://schemas.openxmlformats.org/officeDocument/2006/relationships/hyperlink" Target="https://en.wikipedia.org/wiki/The_Picture_of_Dorian_Gray" TargetMode="External" /><Relationship Id="rId18" Type="http://schemas.openxmlformats.org/officeDocument/2006/relationships/hyperlink" Target="https://en.wikipedia.org/wiki/Oscar_Wilde_Centre" TargetMode="External" /><Relationship Id="rId26" Type="http://schemas.openxmlformats.org/officeDocument/2006/relationships/hyperlink" Target="https://en.wikipedia.org/wiki/Oscar_Wilde" TargetMode="External" /><Relationship Id="rId39" Type="http://schemas.openxmlformats.org/officeDocument/2006/relationships/image" Target="media/image2.png" /><Relationship Id="rId21" Type="http://schemas.openxmlformats.org/officeDocument/2006/relationships/hyperlink" Target="https://en.wikipedia.org/wiki/Willie_Wilde" TargetMode="External" /><Relationship Id="rId34" Type="http://schemas.openxmlformats.org/officeDocument/2006/relationships/hyperlink" Target="https://en.wikipedia.org/wiki/Young_Irelanders" TargetMode="External" /><Relationship Id="rId42" Type="http://schemas.microsoft.com/office/2011/relationships/commentsExtended" Target="commentsExtended.xml" /><Relationship Id="rId47" Type="http://schemas.openxmlformats.org/officeDocument/2006/relationships/fontTable" Target="fontTable.xml" /><Relationship Id="rId7" Type="http://schemas.openxmlformats.org/officeDocument/2006/relationships/hyperlink" Target="https://en.wikipedia.org/wiki/Dramatist" TargetMode="External" /><Relationship Id="rId2" Type="http://schemas.openxmlformats.org/officeDocument/2006/relationships/settings" Target="settings.xml" /><Relationship Id="rId16" Type="http://schemas.openxmlformats.org/officeDocument/2006/relationships/hyperlink" Target="https://en.wikipedia.org/wiki/Oscar_Wilde" TargetMode="External" /><Relationship Id="rId29" Type="http://schemas.openxmlformats.org/officeDocument/2006/relationships/hyperlink" Target="https://en.wikipedia.org/wiki/Jane_Wilde" TargetMode="External" /><Relationship Id="rId11" Type="http://schemas.openxmlformats.org/officeDocument/2006/relationships/hyperlink" Target="https://en.wikipedia.org/wiki/Oscar_Wilde" TargetMode="External" /><Relationship Id="rId24" Type="http://schemas.openxmlformats.org/officeDocument/2006/relationships/hyperlink" Target="https://en.wikipedia.org/wiki/Young_Irelanders" TargetMode="External" /><Relationship Id="rId32" Type="http://schemas.openxmlformats.org/officeDocument/2006/relationships/hyperlink" Target="https://en.wikipedia.org/wiki/Charles_Maturin" TargetMode="External" /><Relationship Id="rId37" Type="http://schemas.openxmlformats.org/officeDocument/2006/relationships/hyperlink" Target="https://en.wikipedia.org/wiki/Oscar_Wilde" TargetMode="External" /><Relationship Id="rId40" Type="http://schemas.openxmlformats.org/officeDocument/2006/relationships/image" Target="media/image3.png" /><Relationship Id="rId45" Type="http://schemas.openxmlformats.org/officeDocument/2006/relationships/footer" Target="footer1.xml" /><Relationship Id="rId5" Type="http://schemas.openxmlformats.org/officeDocument/2006/relationships/endnotes" Target="endnotes.xml" /><Relationship Id="rId15" Type="http://schemas.openxmlformats.org/officeDocument/2006/relationships/hyperlink" Target="https://en.wikipedia.org/wiki/The_Happy_Prince_and_Other_Tales" TargetMode="External" /><Relationship Id="rId23" Type="http://schemas.openxmlformats.org/officeDocument/2006/relationships/hyperlink" Target="https://en.wikipedia.org/wiki/Oscar_Wilde" TargetMode="External" /><Relationship Id="rId28" Type="http://schemas.openxmlformats.org/officeDocument/2006/relationships/hyperlink" Target="https://en.wikipedia.org/wiki/Oscar_Wilde" TargetMode="External" /><Relationship Id="rId36" Type="http://schemas.openxmlformats.org/officeDocument/2006/relationships/hyperlink" Target="https://en.wikipedia.org/wiki/Oscar_Wilde" TargetMode="External" /><Relationship Id="rId49" Type="http://schemas.openxmlformats.org/officeDocument/2006/relationships/theme" Target="theme/theme1.xml" /><Relationship Id="rId10" Type="http://schemas.openxmlformats.org/officeDocument/2006/relationships/hyperlink" Target="https://en.wikipedia.org/wiki/Victorian_era" TargetMode="External" /><Relationship Id="rId19" Type="http://schemas.openxmlformats.org/officeDocument/2006/relationships/hyperlink" Target="https://en.wikipedia.org/wiki/Jane_Wilde" TargetMode="External" /><Relationship Id="rId31" Type="http://schemas.openxmlformats.org/officeDocument/2006/relationships/hyperlink" Target="https://en.wikipedia.org/wiki/Willie_Wilde" TargetMode="External" /><Relationship Id="rId44" Type="http://schemas.microsoft.com/office/2018/08/relationships/commentsExtensible" Target="commentsExtensible.xml" /><Relationship Id="rId4" Type="http://schemas.openxmlformats.org/officeDocument/2006/relationships/footnotes" Target="footnotes.xml" /><Relationship Id="rId9" Type="http://schemas.openxmlformats.org/officeDocument/2006/relationships/hyperlink" Target="https://en.wikipedia.org/wiki/Aestheticism" TargetMode="External" /><Relationship Id="rId14" Type="http://schemas.openxmlformats.org/officeDocument/2006/relationships/hyperlink" Target="https://en.wikipedia.org/wiki/Epigrams" TargetMode="External" /><Relationship Id="rId22" Type="http://schemas.openxmlformats.org/officeDocument/2006/relationships/hyperlink" Target="https://en.wikipedia.org/wiki/Charles_Maturin" TargetMode="External" /><Relationship Id="rId27" Type="http://schemas.openxmlformats.org/officeDocument/2006/relationships/hyperlink" Target="https://en.wikipedia.org/wiki/Oscar_Wilde" TargetMode="External" /><Relationship Id="rId30" Type="http://schemas.openxmlformats.org/officeDocument/2006/relationships/hyperlink" Target="https://en.wikipedia.org/wiki/Sir_William_Wilde" TargetMode="External" /><Relationship Id="rId35" Type="http://schemas.openxmlformats.org/officeDocument/2006/relationships/hyperlink" Target="https://en.wikipedia.org/wiki/Irish_nationalism" TargetMode="External" /><Relationship Id="rId43" Type="http://schemas.microsoft.com/office/2016/09/relationships/commentsIds" Target="commentsIds.xml" /><Relationship Id="rId48" Type="http://schemas.microsoft.com/office/2011/relationships/people" Target="people.xml" /><Relationship Id="rId8" Type="http://schemas.openxmlformats.org/officeDocument/2006/relationships/hyperlink" Target="https://en.wikipedia.org/wiki/Oscar_Wilde" TargetMode="External" /><Relationship Id="rId3" Type="http://schemas.openxmlformats.org/officeDocument/2006/relationships/webSettings" Target="webSettings.xml" /><Relationship Id="rId12" Type="http://schemas.openxmlformats.org/officeDocument/2006/relationships/hyperlink" Target="https://en.wikipedia.org/wiki/Gothic_fiction" TargetMode="External" /><Relationship Id="rId17" Type="http://schemas.openxmlformats.org/officeDocument/2006/relationships/hyperlink" Target="https://en.wikipedia.org/wiki/Westland_Row" TargetMode="External" /><Relationship Id="rId25" Type="http://schemas.openxmlformats.org/officeDocument/2006/relationships/hyperlink" Target="https://en.wikipedia.org/wiki/Irish_nationalism" TargetMode="External" /><Relationship Id="rId33" Type="http://schemas.openxmlformats.org/officeDocument/2006/relationships/hyperlink" Target="https://en.wikipedia.org/wiki/Oscar_Wilde" TargetMode="External" /><Relationship Id="rId38" Type="http://schemas.openxmlformats.org/officeDocument/2006/relationships/image" Target="media/image1.png" /><Relationship Id="rId46" Type="http://schemas.openxmlformats.org/officeDocument/2006/relationships/footer" Target="footer2.xml" /><Relationship Id="rId20" Type="http://schemas.openxmlformats.org/officeDocument/2006/relationships/hyperlink" Target="https://en.wikipedia.org/wiki/Sir_William_Wilde" TargetMode="External" /><Relationship Id="rId41" Type="http://schemas.openxmlformats.org/officeDocument/2006/relationships/comments" Target="comments.xml" /><Relationship Id="rId1" Type="http://schemas.openxmlformats.org/officeDocument/2006/relationships/styles" Target="styles.xml" /><Relationship Id="rId6" Type="http://schemas.openxmlformats.org/officeDocument/2006/relationships/hyperlink" Target="https://en.wikipedia.org/wiki/Oscar_Wild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901</Words>
  <Characters>5142</Characters>
  <Application>Microsoft Office Word</Application>
  <DocSecurity>0</DocSecurity>
  <Lines>42</Lines>
  <Paragraphs>12</Paragraphs>
  <ScaleCrop>false</ScaleCrop>
  <Company/>
  <LinksUpToDate>false</LinksUpToDate>
  <CharactersWithSpaces>6031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Doversbergetr</dc:creator>
  <cp:keywords/>
  <dc:description/>
  <cp:lastModifiedBy>Eric Doversbergetr</cp:lastModifiedBy>
  <cp:revision>7</cp:revision>
  <dcterms:created xsi:type="dcterms:W3CDTF">2025-08-18T15:38:00Z</dcterms:created>
  <dcterms:modified xsi:type="dcterms:W3CDTF">2025-08-21T14:34:00Z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1.17.0</vt:lpwstr>
  </property>
  <property name="DocumentGuid" fmtid="{D5CDD505-2E9C-101B-9397-08002B2CF9AE}" pid="3">
    <vt:lpwstr>977615DF-23D8-9A42-A60F-A44BC18B1859</vt:lpwstr>
  </property>
</Properties>
</file>