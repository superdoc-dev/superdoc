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commentRangeStart w:id="0"/>
      <w:commentRangeStart w:id="1"/>
      <w:commentRangeStart w:id="2"/>
      <w:commentRangeStart w:id="3"/>
      <w:r w:rsidDel="00000000" w:rsidR="00000000" w:rsidRPr="00000000">
        <w:rPr>
          <w:rtl w:val="0"/>
        </w:rPr>
        <w:t xml:space="preserve">Comments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del w:author="Missy Fox" w:id="0" w:date="2025-11-26T05:51:11Z">
        <w:commentRangeStart w:id="4"/>
        <w:r w:rsidDel="00000000" w:rsidR="00000000" w:rsidRPr="00000000">
          <w:rPr>
            <w:rtl w:val="0"/>
          </w:rPr>
          <w:delText xml:space="preserve">Tracked changes</w:delText>
        </w:r>
      </w:del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Many</w:t>
      </w:r>
      <w:ins w:author="Priya Seethapathy" w:id="1" w:date="2025-12-04T12:12:16Z">
        <w:commentRangeStart w:id="5"/>
        <w:commentRangeStart w:id="6"/>
        <w:r w:rsidDel="00000000" w:rsidR="00000000" w:rsidRPr="00000000">
          <w:rPr>
            <w:rtl w:val="0"/>
          </w:rPr>
          <w:t xml:space="preserve"> How about now? Suggesting in here too </w:t>
        </w:r>
      </w:ins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 more</w:t>
      </w:r>
      <w:ins w:author="Missy Fox" w:id="2" w:date="2025-11-26T05:51:28Z">
        <w:commentRangeStart w:id="7"/>
        <w:r w:rsidDel="00000000" w:rsidR="00000000" w:rsidRPr="00000000">
          <w:rPr>
            <w:rtl w:val="0"/>
          </w:rPr>
          <w:t xml:space="preserve"> more more </w:t>
        </w:r>
      </w:ins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More tracked changes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ins w:author="Missy Fox" w:id="3" w:date="2025-11-26T05:51:46Z">
        <w:commentRangeStart w:id="8"/>
        <w:commentRangeStart w:id="9"/>
        <w:r w:rsidDel="00000000" w:rsidR="00000000" w:rsidRPr="00000000">
          <w:rPr>
            <w:rtl w:val="0"/>
          </w:rPr>
          <w:t xml:space="preserve">So much more! </w:t>
        </w:r>
      </w:ins>
      <w:del w:author="Missy Fox" w:id="3" w:date="2025-11-26T05:51:46Z">
        <w:commentRangeEnd w:id="8"/>
        <w:r w:rsidDel="00000000" w:rsidR="00000000" w:rsidRPr="00000000">
          <w:commentReference w:id="8"/>
        </w:r>
        <w:commentRangeEnd w:id="9"/>
        <w:r w:rsidDel="00000000" w:rsidR="00000000" w:rsidRPr="00000000">
          <w:commentReference w:id="9"/>
        </w:r>
        <w:r w:rsidDel="00000000" w:rsidR="00000000" w:rsidRPr="00000000">
          <w:rPr>
            <w:rtl w:val="0"/>
          </w:rPr>
          <w:delText xml:space="preserve">And more and more</w:delText>
        </w:r>
      </w:del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riya Seethapathy" w:id="5" w:date="2025-12-04T12:12:31Z"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a Change</w:t>
      </w:r>
    </w:p>
  </w:comment>
  <w:comment w:author="Priya Seethapathy" w:id="6" w:date="2025-12-10T16:05:35Z"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Suggestd</w:t>
      </w:r>
    </w:p>
  </w:comment>
  <w:comment w:author="Missy Fox" w:id="7" w:date="2025-11-26T05:51:36Z"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 TC with a threaded comment</w:t>
      </w:r>
    </w:p>
  </w:comment>
  <w:comment w:author="Missy Fox" w:id="4" w:date="2025-11-26T05:51:19Z"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deletion TC with a threaded comment</w:t>
      </w:r>
    </w:p>
  </w:comment>
  <w:comment w:author="Missy Fox" w:id="0" w:date="2025-11-26T05:51:00Z"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a comment with</w:t>
      </w:r>
    </w:p>
  </w:comment>
  <w:comment w:author="Missy Fox" w:id="1" w:date="2025-11-26T05:51:04Z"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thread!</w:t>
      </w:r>
    </w:p>
  </w:comment>
  <w:comment w:author="Priya Seethapathy" w:id="2" w:date="2025-12-04T12:11:40Z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a Comment in here</w:t>
      </w:r>
    </w:p>
  </w:comment>
  <w:comment w:author="Priya Seethapathy" w:id="3" w:date="2025-12-10T16:52:46Z"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Repling here and there</w:t>
      </w:r>
    </w:p>
  </w:comment>
  <w:comment w:author="Missy Fox" w:id="8" w:date="2025-11-26T05:51:58Z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replacement TC with a threaded comment</w:t>
      </w:r>
    </w:p>
  </w:comment>
  <w:comment w:author="Priya Seethapathy" w:id="9" w:date="2025-12-10T16:05:07Z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Trying to Test on Local with CP Branch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