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6.0 -->
  <w:body>
    <w:p>
      <w:r>
        <w:t>15. This Agreement will not be modified or amended by the terms of use or confidentiality provisions of any electronic data room acknowledged in order to access evaluation material.</w:t>
      </w:r>
    </w:p>
    <w:p>
      <w:pPr>
        <w:rPr>
          <w:ins w:id="0" w:author="NBH Repro" w:date="2026-07-24T16:25:39Z"/>
        </w:rPr>
      </w:pPr>
      <w:ins w:id="1" w:author="NBH Repro" w:date="2026-07-24T16:25:39Z">
        <w:r>
          <w:t>16. Notwithstanding any other provision of this Agreement, the parties shall be free to use the residuals resulting from access to any evaluation material.  The term “residuals” means information in non</w:t>
        </w:r>
      </w:ins>
      <w:del w:id="2" w:author="NBH Repro" w:date="2026-07-24T16:25:39Z">
        <w:r>
          <w:noBreakHyphen/>
          <w:delText>tangible form, which may be remembered, including ideas, concepts, know</w:delText>
        </w:r>
      </w:del>
      <w:del w:id="3" w:author="NBH Repro" w:date="2026-07-24T16:25:39Z">
        <w:r>
          <w:noBreakHyphen/>
          <w:delText>how or techniques contained therein, in their unaided memories.</w:delText>
        </w:r>
      </w:del>
    </w:p>
    <w:p>
      <w:pPr>
        <w:rPr>
          <w:ins w:id="4" w:author="NBH Repro" w:date="2026-07-24T16:25:39Z"/>
        </w:rPr>
      </w:pPr>
      <w:ins w:id="5" w:author="NBH Repro" w:date="2026-07-24T16:25:39Z">
        <w:r>
          <w:t>16A. This paragraph only exists in the first markup and uses a non</w:t>
        </w:r>
      </w:ins>
      <w:ins w:id="6" w:author="NBH Repro" w:date="2026-07-24T16:25:39Z">
        <w:r>
          <w:noBreakHyphen/>
          <w:t>breaking hyphen element in the middle of a word, plus a second one in know</w:t>
        </w:r>
      </w:ins>
      <w:ins w:id="7" w:author="NBH Repro" w:date="2026-07-24T16:25:39Z">
        <w:r>
          <w:noBreakHyphen/>
          <w:t>how, to isolate the noBreakHyphen behavior.</w:t>
        </w:r>
      </w:ins>
    </w:p>
    <w:p>
      <w:pPr>
        <w:rPr>
          <w:ins w:id="8" w:author="NBH Repro" w:date="2026-07-24T16:25:39Z"/>
        </w:rPr>
      </w:pPr>
      <w:ins w:id="9" w:author="NBH Repro" w:date="2026-07-24T16:25:39Z">
        <w:r>
          <w:t>16B. This control paragraph only exists in the first markup and uses regular non-breaking style dashes typed as plain hyphen-minus characters like know-how.</w:t>
        </w:r>
      </w:ins>
    </w:p>
    <w:p>
      <w:r>
        <w:t>17. No modification of or amendment to this Agreement shall be binding unless in writing and executed by both parties.</w:t>
      </w:r>
    </w:p>
    <w:sectPr>
      <w:pgSz w:w="12240" w:h="15840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  <w:pPrDefault/>
  </w:docDefaults>
  <w:style w:type="paragraph" w:default="1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