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SERVICES AGREEMENT</w:t>
      </w:r>
    </w:p>
    <w:p>
      <w:pPr>
        <w:spacing w:after="300"/>
      </w:pPr>
      <w:r>
        <w:t xml:space="preserve">This Services Agreement (the "Agreement") is entered into as of </w:t>
      </w:r>
      <w:ins w:id="1" w:author="Jane Editor" w:date="Thu Jan 15 2026 07:00:00 GMT-0300 (Brasilia Standard Time)">
        <w:r>
          <w:rPr>
            <w:b w:val="false"/>
            <w:bCs w:val="false"/>
          </w:rPr>
          <w:t xml:space="preserve">February 1, 2026</w:t>
        </w:r>
      </w:ins>
      <w:r>
        <w:t xml:space="preserve"> by and between </w:t>
      </w:r>
      <w:r>
        <w:rPr>
          <w:b/>
          <w:bCs/>
        </w:rPr>
        <w:t xml:space="preserve">Umbrella Corp</w:t>
      </w:r>
      <w:r>
        <w:t xml:space="preserve"> ("Client") and </w:t>
      </w:r>
      <w:r>
        <w:rPr>
          <w:b/>
          <w:bCs/>
        </w:rPr>
        <w:t xml:space="preserve">Initech Ltd</w:t>
      </w:r>
      <w:r>
        <w:t xml:space="preserve"> ("Provider").</w:t>
      </w:r>
    </w:p>
    <w:p>
      <w:pPr>
        <w:pStyle w:val="Heading1"/>
        <w:spacing w:after="200" w:before="400"/>
      </w:pPr>
      <w:r>
        <w:t xml:space="preserve">1. Services</w:t>
      </w:r>
    </w:p>
    <w:p>
      <w:pPr>
        <w:spacing w:after="200"/>
      </w:pPr>
      <w:r>
        <w:t xml:space="preserve">1.1  Provider shall perform the services described in Schedule A to this Agreement (the "Services"). Provider represents that it has the expertise, qualifications, and resources necessary to perform the Services.</w:t>
      </w:r>
    </w:p>
    <w:p>
      <w:pPr>
        <w:spacing w:after="300"/>
      </w:pPr>
      <w:r>
        <w:t xml:space="preserve">1.2  Provider shall perform the Services in a professional and workmanlike manner, consistent with industry standards and in compliance with all applicable laws and regulations.</w:t>
      </w:r>
      <w:ins w:id="2" w:author="Jane Editor" w:date="Thu Jan 15 2026 07:00:00 GMT-0300 (Brasilia Standard Time)">
        <w:r>
          <w:t xml:space="preserve"> Provider shall designate a project lead responsible for day-to-day communications with Client.</w:t>
        </w:r>
      </w:ins>
    </w:p>
    <w:p>
      <w:pPr>
        <w:pStyle w:val="Heading1"/>
        <w:spacing w:after="200" w:before="400"/>
      </w:pPr>
      <w:r>
        <w:t xml:space="preserve">2. Payment</w:t>
      </w:r>
    </w:p>
    <w:p>
      <w:pPr>
        <w:spacing w:after="200"/>
      </w:pPr>
      <w:commentRangeStart w:id="1"/>
      <w:r>
        <w:t xml:space="preserve">2.1  Client shall pay all undisputed invoices within </w:t>
      </w:r>
      <w:del w:id="3" w:author="Jane Editor" w:date="Thu Jan 15 2026 07:00:00 GMT-0300 (Brasilia Standard Time)">
        <w:r>
          <w:delText xml:space="preserve">net 30</w:delText>
        </w:r>
      </w:del>
      <w:ins w:id="4" w:author="Jane Editor" w:date="Thu Jan 15 2026 07:00:00 GMT-0300 (Brasilia Standard Time)">
        <w:r>
          <w:t xml:space="preserve">net 45</w:t>
        </w:r>
      </w:ins>
      <w:r>
        <w:t xml:space="preserve"> days of the invoice date. Late payments shall accrue interest at 1.5% per month.</w:t>
      </w:r>
      <w:commentRangeEnd w:id="1"/>
      <w:commentReference w:id="1"/>
    </w:p>
    <w:p>
      <w:pPr>
        <w:spacing w:after="300"/>
      </w:pPr>
      <w:r>
        <w:t xml:space="preserve">2.2  Client shall reimburse Provider for all reasonable and pre-approved out-of-pocket expenses incurred in connection with the Services, provided such expenses are documented with receipts.</w:t>
      </w:r>
    </w:p>
    <w:p>
      <w:pPr>
        <w:pStyle w:val="Heading1"/>
        <w:spacing w:after="200" w:before="400"/>
      </w:pPr>
      <w:r>
        <w:t xml:space="preserve">3. Liability</w:t>
      </w:r>
    </w:p>
    <w:p>
      <w:pPr>
        <w:spacing w:after="300"/>
      </w:pPr>
      <w:commentRangeStart w:id="2"/>
      <w:r>
        <w:t xml:space="preserve">3.1  In no event shall either party be liable for any indirect, incidental, special, or consequential damages arising out of this Agreement. Each party's total liability shall not exceed </w:t>
      </w:r>
      <w:del w:id="5" w:author="Jane Editor" w:date="Thu Jan 15 2026 07:00:00 GMT-0300 (Brasilia Standard Time)">
        <w:r>
          <w:delText xml:space="preserve">$100,000</w:delText>
        </w:r>
      </w:del>
      <w:r>
        <w:t xml:space="preserve"> $500,000</w:t>
      </w:r>
      <w:r>
        <w:t xml:space="preserve">.</w:t>
      </w:r>
      <w:commentRangeEnd w:id="2"/>
      <w:commentReference w:id="2"/>
    </w:p>
    <w:p>
      <w:pPr>
        <w:pStyle w:val="Heading1"/>
        <w:spacing w:after="200" w:before="400"/>
      </w:pPr>
      <w:r>
        <w:t xml:space="preserve">4. Confidentiality</w:t>
      </w:r>
    </w:p>
    <w:p>
      <w:pPr>
        <w:spacing w:after="200"/>
      </w:pPr>
      <w:r>
        <w:t xml:space="preserve">4.1  Each party agrees to maintain the other party's Confidential Information in strict confidence and not to use or disclose it except as necessary to perform this Agreement.</w:t>
      </w:r>
    </w:p>
    <w:p>
      <w:pPr>
        <w:spacing w:after="300"/>
      </w:pPr>
      <w:r>
        <w:t xml:space="preserve">4.2  The confidentiality obligations under this Agreement shall survive for </w:t>
      </w:r>
      <w:ins w:id="6" w:author="Jane Editor" w:date="Thu Jan 15 2026 07:00:00 GMT-0300 (Brasilia Standard Time)">
        <w:r>
          <w:t xml:space="preserve">three (3)</w:t>
        </w:r>
      </w:ins>
      <w:r>
        <w:t xml:space="preserve"> years following termination or expiration of the Agreement.</w:t>
      </w:r>
    </w:p>
    <w:p>
      <w:pPr>
        <w:pStyle w:val="Heading1"/>
        <w:spacing w:after="200" w:before="400"/>
      </w:pPr>
      <w:r>
        <w:t xml:space="preserve">5. Termination</w:t>
      </w:r>
    </w:p>
    <w:p>
      <w:pPr>
        <w:spacing w:after="200"/>
      </w:pPr>
      <w:r>
        <w:t xml:space="preserve">5.1  Either party may terminate this Agreement upon thirty (30) days' written notice. Upon termination, Client shall pay for all Services performed through the termination date.</w:t>
      </w:r>
    </w:p>
    <w:p>
      <w:pPr>
        <w:spacing w:after="400"/>
      </w:pPr>
      <w:r>
        <w:t xml:space="preserve">5.2  Either party may terminate this Agreement immediately upon written notice if the other party materially breaches this Agreement and fails to cure such breach within fifteen (15) days after written notice of the breach.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initials="BR" w:author="Bob Reviewer" w:date="2026-01-16T14:30:00.000Z">
    <w:p>
      <w:r>
        <w:t xml:space="preserve">This payment clause needs to be clarified. Net 45 seems long — please confirm with Finance.</w:t>
      </w:r>
    </w:p>
  </w:comment>
  <w:comment w:id="2" w:initials="BR" w:author="Bob Reviewer" w:date="2026-01-16T14:30:00.000Z">
    <w:p>
      <w:r>
        <w:t xml:space="preserve">Liability cap should reference the total contract value, not a flat amount. Suggest revising.</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with Redlines</dc:title>
  <dc:creator>SuperDoc Fixtures</dc:creator>
  <dc:description>Services agreement between Umbrella Corp and Initech Ltd with tracked changes</dc:description>
  <cp:lastModifiedBy>Un-named</cp:lastModifiedBy>
  <cp:revision>1</cp:revision>
  <dcterms:created xsi:type="dcterms:W3CDTF">2026-04-02T16:23:41.529Z</dcterms:created>
  <dcterms:modified xsi:type="dcterms:W3CDTF">2026-04-02T16:23:41.529Z</dcterms:modified>
</cp:coreProperties>
</file>

<file path=docProps/custom.xml><?xml version="1.0" encoding="utf-8"?>
<Properties xmlns="http://schemas.openxmlformats.org/officeDocument/2006/custom-properties" xmlns:vt="http://schemas.openxmlformats.org/officeDocument/2006/docPropsVTypes"/>
</file>