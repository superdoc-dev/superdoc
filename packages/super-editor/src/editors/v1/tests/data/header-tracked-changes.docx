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01D7" w14:textId="3094CB29" w:rsidR="008511E1" w:rsidRDefault="008511E1">
      <w:r>
        <w:t>First page</w:t>
      </w:r>
    </w:p>
    <w:p w14:paraId="33E36496" w14:textId="77777777" w:rsidR="008511E1" w:rsidRDefault="008511E1"/>
    <w:p w14:paraId="6D6611D6" w14:textId="77777777" w:rsidR="008511E1" w:rsidRDefault="008511E1"/>
    <w:p w14:paraId="17C9D27B" w14:textId="77777777" w:rsidR="008511E1" w:rsidRDefault="008511E1"/>
    <w:p w14:paraId="6FF3F24E" w14:textId="77777777" w:rsidR="008511E1" w:rsidRDefault="008511E1"/>
    <w:p w14:paraId="2A1F00E2" w14:textId="77777777" w:rsidR="008511E1" w:rsidRDefault="008511E1"/>
    <w:p w14:paraId="5D8E0289" w14:textId="77777777" w:rsidR="008511E1" w:rsidRDefault="008511E1"/>
    <w:p w14:paraId="35B24C31" w14:textId="77777777" w:rsidR="008511E1" w:rsidRDefault="008511E1"/>
    <w:p w14:paraId="6DDE1523" w14:textId="77777777" w:rsidR="008511E1" w:rsidRDefault="008511E1"/>
    <w:p w14:paraId="09E6EBEB" w14:textId="77777777" w:rsidR="008511E1" w:rsidRDefault="008511E1"/>
    <w:p w14:paraId="2E726344" w14:textId="77777777" w:rsidR="008511E1" w:rsidRDefault="008511E1"/>
    <w:p w14:paraId="22A168AD" w14:textId="77777777" w:rsidR="008511E1" w:rsidRDefault="008511E1"/>
    <w:p w14:paraId="27330084" w14:textId="77777777" w:rsidR="008511E1" w:rsidRDefault="008511E1"/>
    <w:p w14:paraId="37ACABD2" w14:textId="77777777" w:rsidR="008511E1" w:rsidRDefault="008511E1"/>
    <w:p w14:paraId="544B4F1B" w14:textId="77777777" w:rsidR="008511E1" w:rsidRDefault="008511E1"/>
    <w:p w14:paraId="2FBFFBAE" w14:textId="77777777" w:rsidR="008511E1" w:rsidRDefault="008511E1"/>
    <w:p w14:paraId="3BBA0F6F" w14:textId="77777777" w:rsidR="008511E1" w:rsidRDefault="008511E1"/>
    <w:p w14:paraId="4706BF31" w14:textId="77777777" w:rsidR="008511E1" w:rsidRDefault="008511E1"/>
    <w:p w14:paraId="2F21BF7F" w14:textId="77777777" w:rsidR="008511E1" w:rsidRDefault="008511E1"/>
    <w:p w14:paraId="1A9B5FEE" w14:textId="77777777" w:rsidR="008511E1" w:rsidRDefault="008511E1"/>
    <w:p w14:paraId="261E0CED" w14:textId="77777777" w:rsidR="008511E1" w:rsidRDefault="008511E1"/>
    <w:p w14:paraId="38C7CC16" w14:textId="77777777" w:rsidR="008511E1" w:rsidRDefault="008511E1"/>
    <w:p w14:paraId="1EE3E6FC" w14:textId="77777777" w:rsidR="008511E1" w:rsidRDefault="008511E1"/>
    <w:p w14:paraId="19FD987C" w14:textId="77777777" w:rsidR="008511E1" w:rsidRDefault="008511E1"/>
    <w:p w14:paraId="282E308E" w14:textId="77777777" w:rsidR="008511E1" w:rsidRDefault="008511E1"/>
    <w:p w14:paraId="7917C291" w14:textId="77777777" w:rsidR="008511E1" w:rsidRDefault="008511E1"/>
    <w:p w14:paraId="77191236" w14:textId="77777777" w:rsidR="008511E1" w:rsidRDefault="008511E1"/>
    <w:p w14:paraId="045E7C4E" w14:textId="77777777" w:rsidR="008511E1" w:rsidRDefault="008511E1"/>
    <w:p w14:paraId="43CEC33F" w14:textId="77777777" w:rsidR="008511E1" w:rsidRDefault="008511E1"/>
    <w:p w14:paraId="2046DCDC" w14:textId="77777777" w:rsidR="008511E1" w:rsidRDefault="008511E1"/>
    <w:p w14:paraId="0EE1AD32" w14:textId="77777777" w:rsidR="008511E1" w:rsidRDefault="008511E1"/>
    <w:p w14:paraId="4F158DF9" w14:textId="77777777" w:rsidR="008511E1" w:rsidRDefault="008511E1"/>
    <w:p w14:paraId="25DF5D44" w14:textId="77777777" w:rsidR="008511E1" w:rsidRDefault="008511E1"/>
    <w:p w14:paraId="603FA421" w14:textId="77777777" w:rsidR="008511E1" w:rsidRDefault="008511E1"/>
    <w:p w14:paraId="0282CF25" w14:textId="77777777" w:rsidR="008511E1" w:rsidRDefault="008511E1"/>
    <w:p w14:paraId="2083CD75" w14:textId="77777777" w:rsidR="008511E1" w:rsidRDefault="008511E1"/>
    <w:p w14:paraId="3AF2D0C9" w14:textId="77777777" w:rsidR="008511E1" w:rsidRDefault="008511E1"/>
    <w:p w14:paraId="185BDFC0" w14:textId="77777777" w:rsidR="008511E1" w:rsidRDefault="008511E1"/>
    <w:p w14:paraId="76D303E0" w14:textId="77777777" w:rsidR="008511E1" w:rsidRDefault="008511E1"/>
    <w:p w14:paraId="364449D7" w14:textId="77777777" w:rsidR="008511E1" w:rsidRDefault="008511E1"/>
    <w:p w14:paraId="2830ECBC" w14:textId="77777777" w:rsidR="008511E1" w:rsidRDefault="008511E1"/>
    <w:p w14:paraId="4C77B8F2" w14:textId="77777777" w:rsidR="008511E1" w:rsidRDefault="008511E1"/>
    <w:p w14:paraId="79329549" w14:textId="77777777" w:rsidR="008511E1" w:rsidRDefault="008511E1"/>
    <w:p w14:paraId="2A5B4D2A" w14:textId="77777777" w:rsidR="008511E1" w:rsidRDefault="008511E1"/>
    <w:p w14:paraId="63D224D9" w14:textId="77777777" w:rsidR="008511E1" w:rsidRDefault="008511E1"/>
    <w:p w14:paraId="1B2A33FD" w14:textId="77777777" w:rsidR="008511E1" w:rsidRDefault="008511E1"/>
    <w:p w14:paraId="0C41B15A" w14:textId="77777777" w:rsidR="008511E1" w:rsidRDefault="008511E1"/>
    <w:p w14:paraId="042BBBD8" w14:textId="77777777" w:rsidR="008511E1" w:rsidRDefault="008511E1"/>
    <w:p w14:paraId="3D44CF10" w14:textId="77777777" w:rsidR="008511E1" w:rsidRDefault="008511E1"/>
    <w:p w14:paraId="0CC09863" w14:textId="16057B5F" w:rsidR="008511E1" w:rsidRDefault="008511E1">
      <w:r>
        <w:t>Second page</w:t>
      </w:r>
    </w:p>
    <w:p w14:paraId="109A6A2D" w14:textId="77777777" w:rsidR="008511E1" w:rsidRDefault="008511E1"/>
    <w:p w14:paraId="76A6931C" w14:textId="77777777" w:rsidR="008511E1" w:rsidRDefault="008511E1"/>
    <w:p w14:paraId="4D928F92" w14:textId="77777777" w:rsidR="008511E1" w:rsidRDefault="008511E1"/>
    <w:p w14:paraId="6BB41AE8" w14:textId="77777777" w:rsidR="008511E1" w:rsidRDefault="008511E1"/>
    <w:p w14:paraId="7EC794D4" w14:textId="77777777" w:rsidR="008511E1" w:rsidRDefault="008511E1"/>
    <w:p w14:paraId="6BA29CB7" w14:textId="77777777" w:rsidR="008511E1" w:rsidRDefault="008511E1"/>
    <w:p w14:paraId="67899EDD" w14:textId="77777777" w:rsidR="008511E1" w:rsidRDefault="008511E1"/>
    <w:p w14:paraId="1736018C" w14:textId="77777777" w:rsidR="008511E1" w:rsidRDefault="008511E1"/>
    <w:p w14:paraId="4D05D726" w14:textId="77777777" w:rsidR="008511E1" w:rsidRDefault="008511E1"/>
    <w:p w14:paraId="61F4CF35" w14:textId="77777777" w:rsidR="008511E1" w:rsidRDefault="008511E1"/>
    <w:p w14:paraId="2421F2D5" w14:textId="77777777" w:rsidR="008511E1" w:rsidRDefault="008511E1"/>
    <w:p w14:paraId="1B131297" w14:textId="77777777" w:rsidR="008511E1" w:rsidRDefault="008511E1"/>
    <w:p w14:paraId="794E38B0" w14:textId="77777777" w:rsidR="008511E1" w:rsidRDefault="008511E1"/>
    <w:p w14:paraId="1314F4DA" w14:textId="77777777" w:rsidR="008511E1" w:rsidRDefault="008511E1"/>
    <w:p w14:paraId="34C04295" w14:textId="77777777" w:rsidR="008511E1" w:rsidRDefault="008511E1"/>
    <w:p w14:paraId="4735DF35" w14:textId="77777777" w:rsidR="008511E1" w:rsidRDefault="008511E1"/>
    <w:p w14:paraId="195B8D20" w14:textId="77777777" w:rsidR="008511E1" w:rsidRDefault="008511E1"/>
    <w:p w14:paraId="3C299027" w14:textId="77777777" w:rsidR="008511E1" w:rsidRDefault="008511E1"/>
    <w:p w14:paraId="1255A27D" w14:textId="77777777" w:rsidR="008511E1" w:rsidRDefault="008511E1"/>
    <w:p w14:paraId="1DE065D3" w14:textId="77777777" w:rsidR="008511E1" w:rsidRDefault="008511E1"/>
    <w:p w14:paraId="0DA6E628" w14:textId="77777777" w:rsidR="008511E1" w:rsidRDefault="008511E1"/>
    <w:p w14:paraId="43444591" w14:textId="77777777" w:rsidR="008511E1" w:rsidRDefault="008511E1"/>
    <w:p w14:paraId="4D4A3292" w14:textId="77777777" w:rsidR="008511E1" w:rsidRDefault="008511E1"/>
    <w:p w14:paraId="629EDCE4" w14:textId="77777777" w:rsidR="008511E1" w:rsidRDefault="008511E1"/>
    <w:p w14:paraId="542FBCCE" w14:textId="77777777" w:rsidR="008511E1" w:rsidRDefault="008511E1"/>
    <w:p w14:paraId="142620EF" w14:textId="77777777" w:rsidR="008511E1" w:rsidRDefault="008511E1"/>
    <w:p w14:paraId="090D168F" w14:textId="77777777" w:rsidR="008511E1" w:rsidRDefault="008511E1"/>
    <w:p w14:paraId="36C7E071" w14:textId="77777777" w:rsidR="008511E1" w:rsidRDefault="008511E1"/>
    <w:p w14:paraId="12FCD024" w14:textId="77777777" w:rsidR="008511E1" w:rsidRDefault="008511E1"/>
    <w:p w14:paraId="6219F5CD" w14:textId="77777777" w:rsidR="008511E1" w:rsidRDefault="008511E1"/>
    <w:p w14:paraId="71FFBA80" w14:textId="77777777" w:rsidR="008511E1" w:rsidRDefault="008511E1"/>
    <w:p w14:paraId="4F91191B" w14:textId="77777777" w:rsidR="008511E1" w:rsidRDefault="008511E1"/>
    <w:p w14:paraId="305B12FB" w14:textId="77777777" w:rsidR="008511E1" w:rsidRDefault="008511E1"/>
    <w:p w14:paraId="18AD7953" w14:textId="77777777" w:rsidR="008511E1" w:rsidRDefault="008511E1"/>
    <w:p w14:paraId="699F9789" w14:textId="77777777" w:rsidR="008511E1" w:rsidRDefault="008511E1"/>
    <w:p w14:paraId="576F9BF1" w14:textId="77777777" w:rsidR="008511E1" w:rsidRDefault="008511E1"/>
    <w:p w14:paraId="7400A094" w14:textId="77777777" w:rsidR="008511E1" w:rsidRDefault="008511E1"/>
    <w:p w14:paraId="1B81269E" w14:textId="77777777" w:rsidR="008511E1" w:rsidRDefault="008511E1"/>
    <w:p w14:paraId="2B2261A4" w14:textId="77777777" w:rsidR="008511E1" w:rsidRDefault="008511E1"/>
    <w:p w14:paraId="21E0DAAE" w14:textId="77777777" w:rsidR="008511E1" w:rsidRDefault="008511E1"/>
    <w:p w14:paraId="7A382871" w14:textId="77777777" w:rsidR="008511E1" w:rsidRDefault="008511E1"/>
    <w:p w14:paraId="2A2F68DD" w14:textId="77777777" w:rsidR="008511E1" w:rsidRDefault="008511E1"/>
    <w:p w14:paraId="0378CA1B" w14:textId="77777777" w:rsidR="008511E1" w:rsidRDefault="008511E1"/>
    <w:p w14:paraId="0757D807" w14:textId="77777777" w:rsidR="008511E1" w:rsidRDefault="008511E1"/>
    <w:p w14:paraId="3DC3C318" w14:textId="77777777" w:rsidR="008511E1" w:rsidRDefault="008511E1"/>
    <w:p w14:paraId="652E338C" w14:textId="77777777" w:rsidR="008511E1" w:rsidRDefault="008511E1"/>
    <w:p w14:paraId="1A7CBE29" w14:textId="77777777" w:rsidR="008511E1" w:rsidRDefault="008511E1"/>
    <w:p w14:paraId="6631920A" w14:textId="2CB26700" w:rsidR="008511E1" w:rsidRDefault="008511E1">
      <w:r>
        <w:t>Third page</w:t>
      </w:r>
    </w:p>
    <w:sectPr w:rsidR="008511E1" w:rsidSect="008511E1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735F" w14:textId="77777777" w:rsidR="006C780D" w:rsidRDefault="006C780D" w:rsidP="008511E1">
      <w:r>
        <w:separator/>
      </w:r>
    </w:p>
  </w:endnote>
  <w:endnote w:type="continuationSeparator" w:id="0">
    <w:p w14:paraId="0C694AB2" w14:textId="77777777" w:rsidR="006C780D" w:rsidRDefault="006C780D" w:rsidP="0085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1C64C" w14:textId="77777777" w:rsidR="006C780D" w:rsidRDefault="006C780D" w:rsidP="008511E1">
      <w:r>
        <w:separator/>
      </w:r>
    </w:p>
  </w:footnote>
  <w:footnote w:type="continuationSeparator" w:id="0">
    <w:p w14:paraId="350ED3E1" w14:textId="77777777" w:rsidR="006C780D" w:rsidRDefault="006C780D" w:rsidP="0085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83BB" w14:textId="45046E9D" w:rsidR="008511E1" w:rsidRDefault="008511E1">
    <w:pPr>
      <w:pStyle w:val="Header"/>
    </w:pPr>
    <w:ins w:id="9001" w:author="Counterparty" w:date="2026-01-01T00:00:00Z">
      <w:r>
        <w:t xml:space="preserve">Amended </w:t>
      </w:r>
    </w:ins>
    <w:r>
      <w:t xml:space="preserve">Second page header </w:t>
    </w:r>
    <w:del w:id="9002" w:author="Counterparty" w:date="2026-01-01T00:00:00Z">
      <w:r>
        <w:delText>DRAFT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2760" w14:textId="5618EC7B" w:rsidR="008511E1" w:rsidRDefault="008511E1">
    <w:pPr>
      <w:pStyle w:val="Header"/>
    </w:pPr>
    <w:r>
      <w:t>Third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FD19" w14:textId="6E2C66C5" w:rsidR="008511E1" w:rsidRDefault="008511E1">
    <w:pPr>
      <w:pStyle w:val="Header"/>
    </w:pPr>
    <w: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1"/>
    <w:rsid w:val="00360F1B"/>
    <w:rsid w:val="003C1D14"/>
    <w:rsid w:val="003C58BC"/>
    <w:rsid w:val="006C780D"/>
    <w:rsid w:val="008511E1"/>
    <w:rsid w:val="00931F1A"/>
    <w:rsid w:val="00AA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46473"/>
  <w15:chartTrackingRefBased/>
  <w15:docId w15:val="{8B29FB72-743B-6345-8CC8-D8597EC8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1E1"/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2025-04-15T23:13:00Z</dcterms:created>
  <dcterms:modified xsi:type="dcterms:W3CDTF">2025-04-15T23:14:00Z</dcterms:modified>
</cp:coreProperties>
</file>