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SuperDoc bug reproduction — deleted cross-reference loses its deletion on export</w:t>
      </w:r>
    </w:p>
    <w:p/>
    <w:p>
      <w:r>
        <w:t>Steps: open this file in SuperDoc, then export it again. No editing needed.</w:t>
      </w:r>
    </w:p>
    <w:p/>
    <w:p>
      <w:r>
        <w:t>Expected: word/document.xml is unchanged — one w:delInstrText, no w:instrText in the CASE paragraph, and one w:del wrapper.</w:t>
      </w:r>
    </w:p>
    <w:p/>
    <w:p>
      <w:r>
        <w:t>Actual (@harbour-enterprises/superdoc 1.43.1): the CASE paragraph comes back with zero w:delInstrText, one live w:instrText, and the single w:del split into two fragments around the revived field runs. Word then re-evaluates the field, so the reference renders unstruck inside the strike-through.</w:t>
      </w:r>
    </w:p>
    <w:p/>
    <w:p>
      <w:r>
        <w:t>The CONTROL paragraph below has the same field with no tracked change on it and should be unaffected either way.</w:t>
      </w:r>
    </w:p>
    <w:p/>
    <w:p>
      <w:bookmarkStart w:id="1" w:name="_Ref174337828"/>
      <w:r>
        <w:t>10.6</w:t>
      </w:r>
      <w:bookmarkEnd w:id="1"/>
      <w:r>
        <w:t xml:space="preserve">   Damage and destruction</w:t>
      </w:r>
    </w:p>
    <w:p>
      <w:r>
        <w:t xml:space="preserve">CASE — Rights under </w:t>
      </w:r>
      <w:del w:id="901" w:author="Orbital Copilot" w:date="2026-07-30T12:30:01Z">
        <w:r>
          <w:delText xml:space="preserve">this clause </w:delText>
        </w:r>
        <w:r>
          <w:fldChar w:fldCharType="begin"/>
        </w:r>
        <w:r>
          <w:delInstrText xml:space="preserve"> REF _Ref174337828 \h </w:delInstrText>
        </w:r>
        <w:r>
          <w:fldChar w:fldCharType="separate"/>
        </w:r>
        <w:r>
          <w:delText>10.6</w:delText>
        </w:r>
        <w:r>
          <w:fldChar w:fldCharType="end"/>
        </w:r>
      </w:del>
      <w:r>
        <w:t xml:space="preserve"> are in addition to other rights.</w:t>
      </w:r>
    </w:p>
    <w:p>
      <w:r>
        <w:t xml:space="preserve">CONTROL — Rights under this clause </w:t>
      </w:r>
      <w:r>
        <w:fldChar w:fldCharType="begin"/>
      </w:r>
      <w:r>
        <w:instrText xml:space="preserve"> REF _Ref174337828 \h </w:instrText>
      </w:r>
      <w:r>
        <w:fldChar w:fldCharType="separate"/>
      </w:r>
      <w:r>
        <w:t>10.6</w:t>
      </w:r>
      <w:r>
        <w:fldChar w:fldCharType="end"/>
      </w:r>
      <w:r>
        <w:t xml:space="preserve"> are in addition to other rights.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