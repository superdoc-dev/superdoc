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1EB8" w14:textId="51305768" w:rsidR="00375426" w:rsidRDefault="00F558BE">
      <w:r>
        <w:t xml:space="preserve">This is a word </w:t>
      </w:r>
      <w:commentRangeStart w:id="0"/>
      <w:commentRangeStart w:id="1"/>
      <w:r>
        <w:t>document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14:paraId="07C38401" w14:textId="77777777" w:rsidR="0021042E" w:rsidRDefault="0021042E"/>
    <w:p w14:paraId="431E8D20" w14:textId="41B360B1" w:rsidR="0021042E" w:rsidRDefault="0021042E">
      <w:r>
        <w:t>We can suggest on this an addition</w:t>
      </w:r>
      <w:ins w:id="2" w:author="Cole Palmer" w:date="2025-12-13T07:19:00Z" w16du:dateUtc="2025-12-13T15:19:00Z">
        <w:r>
          <w:t xml:space="preserve"> making </w:t>
        </w:r>
        <w:commentRangeStart w:id="3"/>
        <w:commentRangeStart w:id="4"/>
        <w:r>
          <w:t>another</w:t>
        </w:r>
      </w:ins>
      <w:commentRangeEnd w:id="3"/>
      <w:ins w:id="5" w:author="Cole Palmer" w:date="2025-12-13T07:20:00Z" w16du:dateUtc="2025-12-13T15:20:00Z">
        <w:r>
          <w:rPr>
            <w:rStyle w:val="CommentReference"/>
          </w:rPr>
          <w:commentReference w:id="3"/>
        </w:r>
        <w:commentRangeEnd w:id="4"/>
        <w:r>
          <w:rPr>
            <w:rStyle w:val="CommentReference"/>
          </w:rPr>
          <w:commentReference w:id="4"/>
        </w:r>
      </w:ins>
      <w:ins w:id="6" w:author="Cole Palmer" w:date="2025-12-13T07:19:00Z" w16du:dateUtc="2025-12-13T15:19:00Z">
        <w:r>
          <w:t xml:space="preserve"> addition</w:t>
        </w:r>
      </w:ins>
    </w:p>
    <w:p w14:paraId="2CCA02A3" w14:textId="0B3CEA78" w:rsidR="0021042E" w:rsidRDefault="0021042E" w:rsidP="0021042E">
      <w:r>
        <w:t xml:space="preserve">We can suggest on this </w:t>
      </w:r>
      <w:commentRangeStart w:id="7"/>
      <w:commentRangeStart w:id="8"/>
      <w:r>
        <w:t>an</w:t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r>
        <w:t xml:space="preserve"> </w:t>
      </w:r>
      <w:del w:id="9" w:author="Cole Palmer" w:date="2025-12-13T07:19:00Z" w16du:dateUtc="2025-12-13T15:19:00Z">
        <w:r w:rsidDel="0021042E">
          <w:delText>deletion</w:delText>
        </w:r>
      </w:del>
    </w:p>
    <w:p w14:paraId="48422674" w14:textId="77777777" w:rsidR="0021042E" w:rsidRDefault="0021042E"/>
    <w:sectPr w:rsidR="00210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1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3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4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7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8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E"/>
    <w:rsid w:val="000D1C27"/>
    <w:rsid w:val="00146067"/>
    <w:rsid w:val="0021042E"/>
    <w:rsid w:val="00357E8A"/>
    <w:rsid w:val="00375426"/>
    <w:rsid w:val="00B633E1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9F72E"/>
  <w15:chartTrackingRefBased/>
  <w15:docId w15:val="{8DD63AE8-8D54-F64E-A8E9-629F6E48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5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8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104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Palmer</dc:creator>
  <cp:keywords/>
  <dc:description/>
  <cp:lastModifiedBy>Cole Palmer</cp:lastModifiedBy>
  <cp:revision>2</cp:revision>
  <dcterms:created xsi:type="dcterms:W3CDTF">2025-12-13T05:04:00Z</dcterms:created>
  <dcterms:modified xsi:type="dcterms:W3CDTF">2025-12-13T15:20:00Z</dcterms:modified>
</cp:coreProperties>
</file>