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The vendor shall deliver </w:t>
      </w:r>
      <w:commentRangeStart w:id="0"/>
      <w:r>
        <w:t xml:space="preserve">the goods</w:t>
      </w:r>
      <w:commentRangeEnd w:id="0"/>
      <w:r>
        <w:commentReference w:id="0"/>
      </w:r>
      <w:del w:id="50" w:author="J. Prior" w:date="2026-06-10T00:00:00Z">
        <w:r>
          <w:delText xml:space="preserve"> to the dock</w:delText>
        </w:r>
      </w:del>
      <w:ins w:id="51" w:author="J. Prior" w:date="2026-06-10T00:00:00Z">
        <w:r>
          <w:t xml:space="preserve"> within five business days</w:t>
        </w:r>
      </w:ins>
      <w:r>
        <w:t xml:space="preserve">.</w:t>
      </w:r>
    </w:p>
    <w:p>
      <w:r>
        <w:t xml:space="preserve">All notices must be in writing.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K. Reviewer" w:date="2026-06-09T00:00:00Z" w:initials="KR">
    <w:p>
      <w:r>
        <w:t xml:space="preserve">Confirm the counterparty name.</w:t>
      </w:r>
    </w:p>
  </w:comment>
</w:comment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paragraph" w:styleId="CommentText">
    <w:name w:val="annotation text"/>
    <w:basedOn w:val="Normal"/>
  </w:style>
  <w:style w:type="character" w:styleId="CommentReference">
    <w:name w:val="annotation reference"/>
    <w:basedOn w:val="DefaultParagraphFont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</Relationships>

</file>