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The quick brown fox jumps over the </w:t>
      </w:r>
      <w:ins w:id="1" w:author="Alice Reviewer" w:date="2026-05-20T16:00:00Z">
        <w:r>
          <w:t xml:space="preserve">lazy </w:t>
        </w:r>
      </w:ins>
      <w:r>
        <w:t>dog.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trackRevisions/>
  <w:compat/>
  <w:rsids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character" w:styleId="CommentReference">
    <w:name w:val="Comment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SuperDoc Fixture Generator</dc:creator>
  <dc:title>basic-text/text-insertion/open</dc:title>
  <cp:lastModifiedBy>SuperDoc Fixture Generator</cp:lastModifiedBy>
  <dcterms:created xsi:type="dcterms:W3CDTF">2026-05-20T23:36:40Z</dcterms:created>
  <dcterms:modified xsi:type="dcterms:W3CDTF">2026-05-20T23:36:40Z</dcterms:modified>
</cp:coreProperties>
</file>