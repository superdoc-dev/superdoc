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This clause </w:t>
      </w:r>
      <w:r>
        <w:t xml:space="preserve">shall be centered</w:t>
      </w:r>
      <w:r>
        <w:t xml:space="preserve"> for the record</w:t>
      </w:r>
      <w:ins w:id="60" w:author="J. Prior" w:date="2026-06-10T00:00:00Z">
        <w:r>
          <w:t xml:space="preserve"> and notarized</w:t>
        </w:r>
      </w:ins>
      <w:r>
        <w:t xml:space="preserve">.</w:t>
      </w:r>
    </w:p>
    <w:p>
      <w:r>
        <w:t xml:space="preserve">Another clause stays as drafted.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semiHidden/>
    <w:unhideWhenUsed/>
  </w:style>
  <w:style w:type="paragraph" w:styleId="CommentText">
    <w:name w:val="annotation text"/>
    <w:basedOn w:val="Normal"/>
  </w:style>
  <w:style w:type="character" w:styleId="CommentReference">
    <w:name w:val="annotation reference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