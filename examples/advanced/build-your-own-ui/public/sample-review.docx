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11BD" w14:textId="73FC62B0" w:rsidR="00DE0A42" w:rsidRDefault="008910FA" w:rsidP="008910FA">
      <w:pPr>
        <w:pStyle w:val="Heading1"/>
      </w:pPr>
      <w:r>
        <w:t>Memorandum</w:t>
      </w:r>
    </w:p>
    <w:p w14:paraId="503D95A0" w14:textId="12C387F2" w:rsidR="008910FA" w:rsidRDefault="008910FA" w:rsidP="008910FA">
      <w:r>
        <w:rPr>
          <w:b/>
        </w:rPr>
        <w:t>TO:</w:t>
      </w:r>
      <w:r>
        <w:t xml:space="preserve"> </w:t>
      </w:r>
      <w:commentRangeStart w:id="0"/>
      <w:r>
        <w:t>General Counsel</w:t>
      </w:r>
      <w:commentRangeEnd w:id="0"/>
      <w:r>
        <w:rPr>
          <w:rStyle w:val="CommentReference"/>
          <w:sz w:val="24"/>
          <w:szCs w:val="24"/>
        </w:rPr>
        <w:commentReference w:id="0"/>
      </w:r>
    </w:p>
    <w:p w14:paraId="128B47CD" w14:textId="490349EA" w:rsidR="008910FA" w:rsidRDefault="008910FA" w:rsidP="008910FA">
      <w:r>
        <w:rPr>
          <w:b/>
        </w:rPr>
        <w:t>FROM:</w:t>
      </w:r>
      <w:r>
        <w:t xml:space="preserve"> M&amp;A Practice Group</w:t>
      </w:r>
    </w:p>
    <w:p w14:paraId="4DE1FF7D" w14:textId="67D1B05E" w:rsidR="008910FA" w:rsidRDefault="008910FA" w:rsidP="008910FA">
      <w:r>
        <w:rPr>
          <w:b/>
        </w:rPr>
        <w:t>DATE:</w:t>
      </w:r>
      <w:r>
        <w:t xml:space="preserve"> December 30, 2024</w:t>
      </w:r>
    </w:p>
    <w:p w14:paraId="176D2E8C" w14:textId="4BB5DC6D" w:rsidR="008910FA" w:rsidRDefault="008910FA" w:rsidP="008910FA">
      <w:r>
        <w:rPr>
          <w:b/>
        </w:rPr>
        <w:t>RE:</w:t>
      </w:r>
      <w:r>
        <w:t xml:space="preserve"> Interim Operating Covenants Under </w:t>
      </w:r>
      <w:commentRangeStart w:id="1"/>
      <w:r>
        <w:t>Merger Agreement</w:t>
      </w:r>
      <w:commentRangeEnd w:id="1"/>
      <w:r>
        <w:rPr>
          <w:rStyle w:val="CommentReference"/>
          <w:sz w:val="24"/>
          <w:szCs w:val="24"/>
        </w:rPr>
        <w:commentReference w:id="1"/>
      </w:r>
    </w:p>
    <w:p w14:paraId="231B2709" w14:textId="77777777" w:rsidR="008910FA" w:rsidRDefault="008910FA" w:rsidP="008910FA"/>
    <w:p w14:paraId="3A78E870" w14:textId="4B79E9C7" w:rsidR="008910FA" w:rsidRDefault="008910FA" w:rsidP="008910FA">
      <w:r>
        <w:t>Dear General Counsel,</w:t>
      </w:r>
    </w:p>
    <w:p w14:paraId="69AC38F6" w14:textId="0F122636" w:rsidR="008910FA" w:rsidRDefault="008910FA" w:rsidP="008910FA">
      <w:r>
        <w:t>This memorandum outlines your company's key obligations during the period between signing and closing of the merger agreement.</w:t>
      </w:r>
    </w:p>
    <w:p w14:paraId="20389AEC" w14:textId="77777777" w:rsidR="008910FA" w:rsidRDefault="008910FA" w:rsidP="008910FA"/>
    <w:p w14:paraId="1E335240" w14:textId="31E73159" w:rsidR="008910FA" w:rsidRDefault="008910FA" w:rsidP="008910FA">
      <w:pPr>
        <w:pStyle w:val="Heading2"/>
      </w:pPr>
      <w:r>
        <w:t>Operational Covenants</w:t>
      </w:r>
    </w:p>
    <w:p w14:paraId="44692725" w14:textId="1F946F82" w:rsidR="008910FA" w:rsidRDefault="008910FA" w:rsidP="008910FA">
      <w:r>
        <w:t>During the interim period between signing and closing, the company shall conduct its business only in the ordinary course. The company shall use commercially reasonable efforts to preserve intact its present business organization, keep available the services of its present officers and employees, and preserve its relationships with customers, suppliers, licensors, licensees, distributors, and other persons.</w:t>
      </w:r>
    </w:p>
    <w:p w14:paraId="71D3E969" w14:textId="5F24A452" w:rsidR="008910FA" w:rsidRDefault="008910FA" w:rsidP="008910FA">
      <w:r>
        <w:t>The company shall not, without the prior written consent of the Acquiror, issue, sell, pledge, dispose of, grant, transfer, lease, license, guarantee, or encumber, or authorize any such action with respect to any shares of capital stock or any other securities.</w:t>
      </w:r>
    </w:p>
    <w:p w14:paraId="4CB2FD41" w14:textId="09AA77D7" w:rsidR="008910FA" w:rsidRDefault="008910FA" w:rsidP="008910FA">
      <w:r>
        <w:t>The company shall not amend its certificate of incorporation, bylaws, or other organizational documents.</w:t>
      </w:r>
    </w:p>
    <w:p w14:paraId="5E737A86" w14:textId="77777777" w:rsidR="008910FA" w:rsidRDefault="008910FA" w:rsidP="008910FA"/>
    <w:p w14:paraId="4C7AD9B5" w14:textId="1FFED5F0" w:rsidR="008910FA" w:rsidRDefault="008910FA" w:rsidP="008910FA">
      <w:pPr>
        <w:pStyle w:val="Heading2"/>
      </w:pPr>
      <w:r>
        <w:t>Restrictive Covenants</w:t>
      </w:r>
    </w:p>
    <w:p w14:paraId="65C78380" w14:textId="566E748E" w:rsidR="008910FA" w:rsidRDefault="008910FA" w:rsidP="008910FA">
      <w:r>
        <w:t>The company shall not, and shall not permit any of its subsidiaries to, directly or indirectly, take any of the following actions without the prior written consent of the Acquiror: merge or consolidate with any other person, acquire any business or entity, sell, lease, license, transfer, or otherwise dispose of any material assets, incur any indebtedness for borrowed money in excess of the threshold set forth in the disclosure schedules, or make any capital expenditures inconsistent with the approved capital budget.</w:t>
      </w:r>
    </w:p>
    <w:p w14:paraId="7B983A56" w14:textId="1A02EA35" w:rsidR="008910FA" w:rsidRDefault="008910FA" w:rsidP="008910FA">
      <w:r>
        <w:lastRenderedPageBreak/>
        <w:t>The company shall not declare, set aside, or pay any dividend or other distribution in respect of its capital stock, except for regular quarterly dividends consistent with past practice.</w:t>
      </w:r>
    </w:p>
    <w:p w14:paraId="2E2B41A7" w14:textId="4C82824D" w:rsidR="008910FA" w:rsidRDefault="008910FA" w:rsidP="008910FA">
      <w:r>
        <w:t>The company shall not enter into, amend, modify, or terminate any material contract, except in the ordinary course of business consistent with past practice.</w:t>
      </w:r>
    </w:p>
    <w:p w14:paraId="7E8A8AF1" w14:textId="77777777" w:rsidR="008910FA" w:rsidRDefault="008910FA" w:rsidP="008910FA"/>
    <w:p w14:paraId="60D1EB72" w14:textId="7042585E" w:rsidR="008910FA" w:rsidRDefault="008910FA" w:rsidP="008910FA">
      <w:pPr>
        <w:pStyle w:val="Heading2"/>
      </w:pPr>
      <w:r>
        <w:t>Notification Requirements</w:t>
      </w:r>
    </w:p>
    <w:p w14:paraId="3C4AD239" w14:textId="61AA5578" w:rsidR="008910FA" w:rsidRDefault="008910FA" w:rsidP="008910FA">
      <w:r>
        <w:t>The company shall promptly notify the Acquiror of any event, occurrence, or development that would reasonably be expected to have a material adverse effect on the company, or any notice or other communication from any governmental authority in connection with the transactions contemplated hereby.</w:t>
      </w:r>
    </w:p>
    <w:p w14:paraId="6438A8D0" w14:textId="77777777" w:rsidR="008910FA" w:rsidRDefault="008910FA" w:rsidP="008910FA"/>
    <w:p w14:paraId="616FC22A" w14:textId="1778A398" w:rsidR="008910FA" w:rsidRDefault="008910FA" w:rsidP="008910FA">
      <w:pPr>
        <w:rPr>
          <w:ins w:id="2" w:author="Caio Pizzol" w:date="2026-04-22T23:16:00Z" w16du:dateUtc="2026-04-22T21:16:00Z"/>
        </w:rPr>
      </w:pPr>
      <w:ins w:id="3" w:author="Caio Pizzol" w:date="2026-04-22T23:16:00Z" w16du:dateUtc="2026-04-22T21:16:00Z">
        <w:r>
          <w:t>Please coordinate all such notifications through the M&amp;A Practice Group.</w:t>
        </w:r>
      </w:ins>
    </w:p>
    <w:p w14:paraId="5A26BDF1" w14:textId="77777777" w:rsidR="008910FA" w:rsidRDefault="008910FA" w:rsidP="008910FA">
      <w:pPr>
        <w:rPr>
          <w:ins w:id="4" w:author="Caio Pizzol" w:date="2026-04-22T23:16:00Z" w16du:dateUtc="2026-04-22T21:16:00Z"/>
        </w:rPr>
      </w:pPr>
    </w:p>
    <w:p w14:paraId="36752E95" w14:textId="03AE0661" w:rsidR="008910FA" w:rsidRDefault="008910FA" w:rsidP="008910FA">
      <w:pPr>
        <w:pStyle w:val="Heading2"/>
        <w:rPr>
          <w:ins w:id="5" w:author="Caio Pizzol" w:date="2026-04-22T23:16:00Z" w16du:dateUtc="2026-04-22T21:16:00Z"/>
        </w:rPr>
      </w:pPr>
      <w:commentRangeStart w:id="6"/>
      <w:ins w:id="7" w:author="Caio Pizzol" w:date="2026-04-22T23:16:00Z" w16du:dateUtc="2026-04-22T21:16:00Z">
        <w:r>
          <w:t>Closing Conditions</w:t>
        </w:r>
      </w:ins>
      <w:commentRangeEnd w:id="6"/>
      <w:r>
        <w:rPr>
          <w:rStyle w:val="CommentReference"/>
          <w:sz w:val="32"/>
          <w:szCs w:val="32"/>
        </w:rPr>
        <w:commentReference w:id="6"/>
      </w:r>
    </w:p>
    <w:p w14:paraId="54B87AAA" w14:textId="05A45A93" w:rsidR="008910FA" w:rsidRDefault="008910FA" w:rsidP="008910FA">
      <w:pPr>
        <w:rPr>
          <w:ins w:id="8" w:author="Caio Pizzol" w:date="2026-04-22T23:16:00Z" w16du:dateUtc="2026-04-22T21:16:00Z"/>
        </w:rPr>
      </w:pPr>
      <w:ins w:id="9" w:author="Caio Pizzol" w:date="2026-04-22T23:16:00Z" w16du:dateUtc="2026-04-22T21:16:00Z">
        <w:r>
          <w:t>All customary closing conditions shall be satisfied or waived as set forth in the merger agreement. Please review and respond by Friday.</w:t>
        </w:r>
      </w:ins>
    </w:p>
    <w:p w14:paraId="0B8E06C3" w14:textId="77777777" w:rsidR="008910FA" w:rsidRPr="008910FA" w:rsidRDefault="008910FA" w:rsidP="008910FA"/>
    <w:sectPr w:rsidR="008910FA" w:rsidRPr="008910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io Pizzol" w:date="2026-04-22T23:16:00Z" w:initials="CP">
    <w:p w14:paraId="1CA6E903" w14:textId="77147801" w:rsidR="008910FA" w:rsidRDefault="008910FA">
      <w:pPr>
        <w:pStyle w:val="CommentText"/>
      </w:pPr>
      <w:r>
        <w:rPr>
          <w:rStyle w:val="CommentReference"/>
        </w:rPr>
        <w:annotationRef/>
      </w:r>
      <w:r>
        <w:t>Please confirm the correct recipient title.</w:t>
      </w:r>
    </w:p>
  </w:comment>
  <w:comment w:id="1" w:author="Caio Pizzol" w:date="2026-04-22T23:16:00Z" w:initials="CP">
    <w:p w14:paraId="7383610D" w14:textId="332C9870" w:rsidR="008910FA" w:rsidRDefault="008910FA">
      <w:pPr>
        <w:pStyle w:val="CommentText"/>
      </w:pPr>
      <w:r>
        <w:rPr>
          <w:rStyle w:val="CommentReference"/>
        </w:rPr>
        <w:annotationRef/>
      </w:r>
      <w:r>
        <w:t>Reference the specific agreement dated Dec 15 per previous draft.</w:t>
      </w:r>
    </w:p>
  </w:comment>
  <w:comment w:id="6" w:author="Caio Pizzol" w:date="2026-04-22T23:16:00Z" w:initials="CP">
    <w:p w14:paraId="72E8876E" w14:textId="6F774A25" w:rsidR="008910FA" w:rsidRDefault="008910FA">
      <w:pPr>
        <w:pStyle w:val="CommentText"/>
      </w:pPr>
      <w:r>
        <w:rPr>
          <w:rStyle w:val="CommentReference"/>
        </w:rPr>
        <w:annotationRef/>
      </w:r>
      <w:r>
        <w:t>Add the closing checklist as Appendix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6E903" w15:done="0"/>
  <w15:commentEx w15:paraId="7383610D" w15:done="0"/>
  <w15:commentEx w15:paraId="72E887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3B8BD" w16cex:dateUtc="2026-04-22T21:16:00Z"/>
  <w16cex:commentExtensible w16cex:durableId="15F023FD" w16cex:dateUtc="2026-04-22T21:16:00Z"/>
  <w16cex:commentExtensible w16cex:durableId="3F7BD571" w16cex:dateUtc="2026-04-22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6E903" w16cid:durableId="42C3B8BD"/>
  <w16cid:commentId w16cid:paraId="7383610D" w16cid:durableId="15F023FD"/>
  <w16cid:commentId w16cid:paraId="72E8876E" w16cid:durableId="3F7BD5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caio@harbourclients.com::6fd3240b-7a0a-4a58-964d-53a5ec7284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A"/>
    <w:rsid w:val="002031F9"/>
    <w:rsid w:val="002C520A"/>
    <w:rsid w:val="00744453"/>
    <w:rsid w:val="008910FA"/>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2500E"/>
  <w15:chartTrackingRefBased/>
  <w15:docId w15:val="{75729955-8005-47D4-B53E-BBF67E1B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A"/>
    <w:rPr>
      <w:rFonts w:eastAsiaTheme="majorEastAsia" w:cstheme="majorBidi"/>
      <w:color w:val="272727" w:themeColor="text1" w:themeTint="D8"/>
    </w:rPr>
  </w:style>
  <w:style w:type="paragraph" w:styleId="Title">
    <w:name w:val="Title"/>
    <w:basedOn w:val="Normal"/>
    <w:next w:val="Normal"/>
    <w:link w:val="TitleChar"/>
    <w:uiPriority w:val="10"/>
    <w:qFormat/>
    <w:rsid w:val="00891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A"/>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A"/>
    <w:rPr>
      <w:i/>
      <w:iCs/>
      <w:color w:val="404040" w:themeColor="text1" w:themeTint="BF"/>
    </w:rPr>
  </w:style>
  <w:style w:type="paragraph" w:styleId="ListParagraph">
    <w:name w:val="List Paragraph"/>
    <w:basedOn w:val="Normal"/>
    <w:uiPriority w:val="34"/>
    <w:qFormat/>
    <w:rsid w:val="008910FA"/>
    <w:pPr>
      <w:ind w:left="720"/>
      <w:contextualSpacing/>
    </w:pPr>
  </w:style>
  <w:style w:type="character" w:styleId="IntenseEmphasis">
    <w:name w:val="Intense Emphasis"/>
    <w:basedOn w:val="DefaultParagraphFont"/>
    <w:uiPriority w:val="21"/>
    <w:qFormat/>
    <w:rsid w:val="008910FA"/>
    <w:rPr>
      <w:i/>
      <w:iCs/>
      <w:color w:val="0F4761" w:themeColor="accent1" w:themeShade="BF"/>
    </w:rPr>
  </w:style>
  <w:style w:type="paragraph" w:styleId="IntenseQuote">
    <w:name w:val="Intense Quote"/>
    <w:basedOn w:val="Normal"/>
    <w:next w:val="Normal"/>
    <w:link w:val="IntenseQuoteChar"/>
    <w:uiPriority w:val="30"/>
    <w:qFormat/>
    <w:rsid w:val="00891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FA"/>
    <w:rPr>
      <w:i/>
      <w:iCs/>
      <w:color w:val="0F4761" w:themeColor="accent1" w:themeShade="BF"/>
    </w:rPr>
  </w:style>
  <w:style w:type="character" w:styleId="IntenseReference">
    <w:name w:val="Intense Reference"/>
    <w:basedOn w:val="DefaultParagraphFont"/>
    <w:uiPriority w:val="32"/>
    <w:qFormat/>
    <w:rsid w:val="008910FA"/>
    <w:rPr>
      <w:b/>
      <w:bCs/>
      <w:smallCaps/>
      <w:color w:val="0F4761" w:themeColor="accent1" w:themeShade="BF"/>
      <w:spacing w:val="5"/>
    </w:rPr>
  </w:style>
  <w:style w:type="paragraph" w:styleId="Revision">
    <w:name w:val="Revision"/>
    <w:hidden/>
    <w:uiPriority w:val="99"/>
    <w:semiHidden/>
    <w:rsid w:val="008910FA"/>
    <w:pPr>
      <w:spacing w:after="0" w:line="240" w:lineRule="auto"/>
    </w:pPr>
  </w:style>
  <w:style w:type="character" w:styleId="CommentReference">
    <w:name w:val="annotation reference"/>
    <w:basedOn w:val="DefaultParagraphFont"/>
    <w:uiPriority w:val="99"/>
    <w:semiHidden/>
    <w:unhideWhenUsed/>
    <w:rsid w:val="008910FA"/>
    <w:rPr>
      <w:sz w:val="16"/>
      <w:szCs w:val="16"/>
    </w:rPr>
  </w:style>
  <w:style w:type="paragraph" w:styleId="CommentText">
    <w:name w:val="annotation text"/>
    <w:basedOn w:val="Normal"/>
    <w:link w:val="CommentTextChar"/>
    <w:uiPriority w:val="99"/>
    <w:semiHidden/>
    <w:unhideWhenUsed/>
    <w:rsid w:val="008910FA"/>
    <w:pPr>
      <w:spacing w:line="240" w:lineRule="auto"/>
    </w:pPr>
    <w:rPr>
      <w:sz w:val="20"/>
      <w:szCs w:val="20"/>
    </w:rPr>
  </w:style>
  <w:style w:type="character" w:customStyle="1" w:styleId="CommentTextChar">
    <w:name w:val="Comment Text Char"/>
    <w:basedOn w:val="DefaultParagraphFont"/>
    <w:link w:val="CommentText"/>
    <w:uiPriority w:val="99"/>
    <w:semiHidden/>
    <w:rsid w:val="008910FA"/>
    <w:rPr>
      <w:sz w:val="20"/>
      <w:szCs w:val="20"/>
    </w:rPr>
  </w:style>
  <w:style w:type="paragraph" w:styleId="CommentSubject">
    <w:name w:val="annotation subject"/>
    <w:basedOn w:val="CommentText"/>
    <w:next w:val="CommentText"/>
    <w:link w:val="CommentSubjectChar"/>
    <w:uiPriority w:val="99"/>
    <w:semiHidden/>
    <w:unhideWhenUsed/>
    <w:rsid w:val="008910FA"/>
    <w:rPr>
      <w:b/>
      <w:bCs/>
    </w:rPr>
  </w:style>
  <w:style w:type="character" w:customStyle="1" w:styleId="CommentSubjectChar">
    <w:name w:val="Comment Subject Char"/>
    <w:basedOn w:val="CommentTextChar"/>
    <w:link w:val="CommentSubject"/>
    <w:uiPriority w:val="99"/>
    <w:semiHidden/>
    <w:rsid w:val="00891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2166</Characters>
  <Application>Microsoft Office Word</Application>
  <DocSecurity>0</DocSecurity>
  <Lines>47</Lines>
  <Paragraphs>23</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Caio Pizzol</cp:lastModifiedBy>
  <cp:revision>1</cp:revision>
  <dcterms:created xsi:type="dcterms:W3CDTF">2026-04-22T21:16:00Z</dcterms:created>
  <dcterms:modified xsi:type="dcterms:W3CDTF">2026-04-22T21:16:00Z</dcterms:modified>
</cp:coreProperties>
</file>