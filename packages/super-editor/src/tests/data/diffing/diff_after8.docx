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r>
        <w:t xml:space="preserve">Here’s some text. It has a </w:t>
      </w:r>
      <w:commentRangeStart w:id="0"/>
      <w:r>
        <w:t>comment</w:t>
      </w:r>
      <w:commentRangeEnd w:id="0"/>
      <w:r>
        <w:rPr>
          <w:rStyle w:val="CommentReference"/>
        </w:rPr>
        <w:commentReference w:id="0"/>
      </w:r>
      <w:r>
        <w:t>.</w:t>
      </w:r>
    </w:p>
    <w:p w14:paraId="35FF776A" w14:textId="231A6A76" w:rsidR="004F60CB" w:rsidRDefault="004F60CB">
      <w:r>
        <w:t xml:space="preserve">I will </w:t>
      </w:r>
      <w:commentRangeStart w:id="1"/>
      <w:r>
        <w:t xml:space="preserve">add a comment </w:t>
      </w:r>
      <w:commentRangeEnd w:id="1"/>
      <w:r w:rsidR="00FD36A5">
        <w:rPr>
          <w:rStyle w:val="CommentReference"/>
        </w:rPr>
        <w:commentReference w:id="1"/>
      </w:r>
      <w:r>
        <w:t>to this one</w:t>
      </w:r>
      <w:del w:id="2" w:author="Luccas Correa" w:date="2025-12-31T09:49:00Z" w16du:dateUtc="2025-12-31T12:49:00Z">
        <w:r w:rsidDel="00096AA2">
          <w:delText xml:space="preserve"> too</w:delText>
        </w:r>
      </w:del>
      <w:r>
        <w:t>.</w:t>
      </w:r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1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96AA2"/>
    <w:rsid w:val="004F60CB"/>
    <w:rsid w:val="00524058"/>
    <w:rsid w:val="00CA26D4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2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4</cp:revision>
  <dcterms:created xsi:type="dcterms:W3CDTF">2025-12-31T12:30:00Z</dcterms:created>
  <dcterms:modified xsi:type="dcterms:W3CDTF">2025-12-31T12:49:00Z</dcterms:modified>
</cp:coreProperties>
</file>